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2FC9E1" w14:textId="77777777" w:rsidR="00E97402" w:rsidRDefault="00E97402">
      <w:pPr>
        <w:pStyle w:val="Text"/>
        <w:ind w:firstLine="0"/>
        <w:rPr>
          <w:sz w:val="18"/>
          <w:szCs w:val="18"/>
        </w:rPr>
      </w:pPr>
      <w:bookmarkStart w:id="0" w:name="_Hlk26553308"/>
      <w:bookmarkEnd w:id="0"/>
    </w:p>
    <w:p w14:paraId="2760869F" w14:textId="47236591" w:rsidR="00E97402" w:rsidRDefault="008A4F53">
      <w:pPr>
        <w:pStyle w:val="Title"/>
        <w:framePr w:wrap="notBeside"/>
      </w:pPr>
      <w:r>
        <w:t>Design and Analysis of</w:t>
      </w:r>
      <w:r w:rsidR="00880981">
        <w:t xml:space="preserve"> </w:t>
      </w:r>
      <w:r w:rsidR="00B94E65">
        <w:t xml:space="preserve">an </w:t>
      </w:r>
      <w:r w:rsidR="00880981">
        <w:t>Audio Amplifier using BJT</w:t>
      </w:r>
      <w:r w:rsidR="009802B4">
        <w:t xml:space="preserve"> Transistors</w:t>
      </w:r>
      <w:r w:rsidR="00E97402">
        <w:rPr>
          <w:i/>
          <w:iCs/>
        </w:rPr>
        <w:t xml:space="preserve"> </w:t>
      </w:r>
      <w:r w:rsidR="00E97402">
        <w:t>(</w:t>
      </w:r>
      <w:r w:rsidR="009802B4">
        <w:t>December 2019</w:t>
      </w:r>
      <w:r w:rsidR="00E97402">
        <w:t>)</w:t>
      </w:r>
    </w:p>
    <w:p w14:paraId="78E38C5B" w14:textId="77777777" w:rsidR="002023E5" w:rsidRDefault="002023E5" w:rsidP="002023E5">
      <w:pPr>
        <w:pStyle w:val="Authors"/>
        <w:framePr w:wrap="notBeside"/>
        <w:spacing w:after="0"/>
        <w:rPr>
          <w:i/>
          <w:iCs/>
        </w:rPr>
      </w:pPr>
      <w:r>
        <w:t>Aaron Tobias</w:t>
      </w:r>
      <w:r w:rsidR="00392DBA">
        <w:t xml:space="preserve">, </w:t>
      </w:r>
      <w:r>
        <w:rPr>
          <w:i/>
        </w:rPr>
        <w:t>Student Member</w:t>
      </w:r>
      <w:r w:rsidR="00392DBA" w:rsidRPr="00392DBA">
        <w:rPr>
          <w:i/>
        </w:rPr>
        <w:t>, IEEE</w:t>
      </w:r>
      <w:r w:rsidR="00E97402">
        <w:t xml:space="preserve">, </w:t>
      </w:r>
      <w:r>
        <w:t>Jaret Varn</w:t>
      </w:r>
      <w:r w:rsidR="00E97402">
        <w:t>,</w:t>
      </w:r>
      <w:r>
        <w:t xml:space="preserve"> </w:t>
      </w:r>
      <w:r>
        <w:rPr>
          <w:i/>
          <w:iCs/>
        </w:rPr>
        <w:t xml:space="preserve">Student Member, IEEE, </w:t>
      </w:r>
    </w:p>
    <w:p w14:paraId="3D1938FC" w14:textId="453385B9" w:rsidR="00E97402" w:rsidRPr="002023E5" w:rsidRDefault="4B8A202F" w:rsidP="4B8A202F">
      <w:pPr>
        <w:pStyle w:val="Authors"/>
        <w:framePr w:wrap="notBeside"/>
        <w:spacing w:after="0"/>
        <w:rPr>
          <w:i/>
          <w:iCs/>
        </w:rPr>
      </w:pPr>
      <w:r>
        <w:t xml:space="preserve">and Joshua Newman, </w:t>
      </w:r>
      <w:r w:rsidRPr="4B8A202F">
        <w:rPr>
          <w:i/>
          <w:iCs/>
        </w:rPr>
        <w:t>Student Member, IEEE</w:t>
      </w:r>
    </w:p>
    <w:p w14:paraId="5E31114D" w14:textId="218EF835" w:rsidR="00E97402" w:rsidRPr="00201090" w:rsidRDefault="00E97402" w:rsidP="00BF5AE7">
      <w:pPr>
        <w:pStyle w:val="Abstract"/>
        <w:rPr>
          <w:color w:val="000000" w:themeColor="text1"/>
          <w:sz w:val="20"/>
          <w:szCs w:val="20"/>
        </w:rPr>
      </w:pPr>
      <w:r w:rsidRPr="00201090">
        <w:rPr>
          <w:i/>
          <w:iCs/>
          <w:sz w:val="20"/>
          <w:szCs w:val="20"/>
        </w:rPr>
        <w:t>Abstract</w:t>
      </w:r>
      <w:r w:rsidRPr="00201090">
        <w:rPr>
          <w:sz w:val="20"/>
          <w:szCs w:val="20"/>
        </w:rPr>
        <w:t>—</w:t>
      </w:r>
      <w:r w:rsidR="4B6ADE06" w:rsidRPr="00201090">
        <w:rPr>
          <w:color w:val="000000" w:themeColor="text1"/>
          <w:sz w:val="20"/>
          <w:szCs w:val="20"/>
        </w:rPr>
        <w:t>This</w:t>
      </w:r>
      <w:r w:rsidR="158FFA42" w:rsidRPr="00201090">
        <w:rPr>
          <w:color w:val="000000" w:themeColor="text1"/>
          <w:sz w:val="20"/>
          <w:szCs w:val="20"/>
        </w:rPr>
        <w:t xml:space="preserve"> page</w:t>
      </w:r>
      <w:r w:rsidR="1247523E" w:rsidRPr="00201090">
        <w:rPr>
          <w:color w:val="000000" w:themeColor="text1"/>
          <w:sz w:val="20"/>
          <w:szCs w:val="20"/>
        </w:rPr>
        <w:t xml:space="preserve"> </w:t>
      </w:r>
      <w:r w:rsidR="1AC880F9" w:rsidRPr="00201090">
        <w:rPr>
          <w:color w:val="000000" w:themeColor="text1"/>
          <w:sz w:val="20"/>
          <w:szCs w:val="20"/>
        </w:rPr>
        <w:t>describes an audio</w:t>
      </w:r>
      <w:r w:rsidR="00BF5AE7" w:rsidRPr="00201090">
        <w:rPr>
          <w:color w:val="000000" w:themeColor="text1"/>
          <w:sz w:val="20"/>
          <w:szCs w:val="20"/>
        </w:rPr>
        <w:t xml:space="preserve"> amplifier capable of supplying 30mW of power to a 32Ω load corresponding to a </w:t>
      </w:r>
      <w:r w:rsidR="00BF5AE7" w:rsidRPr="00201090">
        <w:rPr>
          <w:i/>
          <w:color w:val="000000" w:themeColor="text1"/>
          <w:sz w:val="20"/>
          <w:szCs w:val="20"/>
        </w:rPr>
        <w:t>Listen Technologies Corp.</w:t>
      </w:r>
      <w:r w:rsidR="00BF5AE7" w:rsidRPr="00201090">
        <w:rPr>
          <w:color w:val="000000" w:themeColor="text1"/>
          <w:sz w:val="20"/>
          <w:szCs w:val="20"/>
        </w:rPr>
        <w:t xml:space="preserve"> model LA-</w:t>
      </w:r>
      <w:r w:rsidR="16ED74A9" w:rsidRPr="00201090">
        <w:rPr>
          <w:color w:val="000000" w:themeColor="text1"/>
          <w:sz w:val="20"/>
          <w:szCs w:val="20"/>
        </w:rPr>
        <w:t>161</w:t>
      </w:r>
      <w:r w:rsidR="00BF5AE7" w:rsidRPr="00201090">
        <w:rPr>
          <w:color w:val="000000" w:themeColor="text1"/>
          <w:sz w:val="20"/>
          <w:szCs w:val="20"/>
        </w:rPr>
        <w:t xml:space="preserve"> Single Ear Bud is presented. The audio amplifier is broken down into five stages: volume control, bias network, NPN common emitter amplifier with an emitter resistance, PNP emitter follower amplifier, NPN emitter follower amplifier. In order to design this audio amplifier, we were given a certain set of requirements to follow. We were also given a set of output parameters and they are as follows: Quiescent Power Supply Current less than or equal to 200mA, Small-Signal Voltage Gain Deviation less than or equal to .1 dB, 1-dB Output Compression Point greater than or equal to 56.8 </w:t>
      </w:r>
      <w:proofErr w:type="spellStart"/>
      <w:r w:rsidR="00BF5AE7" w:rsidRPr="00201090">
        <w:rPr>
          <w:color w:val="000000" w:themeColor="text1"/>
          <w:sz w:val="20"/>
          <w:szCs w:val="20"/>
        </w:rPr>
        <w:t>dBmV</w:t>
      </w:r>
      <w:proofErr w:type="spellEnd"/>
      <w:r w:rsidR="00BF5AE7" w:rsidRPr="00201090">
        <w:rPr>
          <w:color w:val="000000" w:themeColor="text1"/>
          <w:sz w:val="20"/>
          <w:szCs w:val="20"/>
        </w:rPr>
        <w:t xml:space="preserve"> RMS. We were able to simulate our audio amplifier through circuit design software and plot our system for verification of parameters. All five stages and our simulations of our audio amplifier are described.</w:t>
      </w:r>
    </w:p>
    <w:p w14:paraId="04F10397" w14:textId="77777777" w:rsidR="00BF5AE7" w:rsidRPr="00201090" w:rsidRDefault="00BF5AE7" w:rsidP="00BF5AE7"/>
    <w:p w14:paraId="1B7197EF" w14:textId="03334690" w:rsidR="00E97402" w:rsidRPr="00201090" w:rsidRDefault="00E97402">
      <w:pPr>
        <w:pStyle w:val="IndexTerms"/>
        <w:rPr>
          <w:sz w:val="20"/>
          <w:szCs w:val="20"/>
        </w:rPr>
      </w:pPr>
      <w:bookmarkStart w:id="1" w:name="PointTmp"/>
      <w:r w:rsidRPr="00201090">
        <w:rPr>
          <w:i/>
          <w:iCs/>
          <w:sz w:val="20"/>
          <w:szCs w:val="20"/>
        </w:rPr>
        <w:t>Index Terms</w:t>
      </w:r>
      <w:r w:rsidRPr="00201090">
        <w:rPr>
          <w:sz w:val="20"/>
          <w:szCs w:val="20"/>
        </w:rPr>
        <w:t>—</w:t>
      </w:r>
      <w:r w:rsidR="00BF5AE7" w:rsidRPr="00201090">
        <w:rPr>
          <w:color w:val="000000"/>
          <w:sz w:val="20"/>
          <w:szCs w:val="20"/>
        </w:rPr>
        <w:t>Bipolar transistor circuits, Linear circuits, Operational amplifiers</w:t>
      </w:r>
    </w:p>
    <w:p w14:paraId="6FDE60F2" w14:textId="77777777" w:rsidR="00E97402" w:rsidRPr="00201090" w:rsidRDefault="00E97402"/>
    <w:bookmarkEnd w:id="1"/>
    <w:p w14:paraId="413A1BCD" w14:textId="68AC3891" w:rsidR="00E97402" w:rsidRPr="00201090" w:rsidRDefault="00E97402">
      <w:pPr>
        <w:pStyle w:val="Heading1"/>
      </w:pPr>
      <w:r w:rsidRPr="00201090">
        <w:t>INTRODUCTION</w:t>
      </w:r>
    </w:p>
    <w:p w14:paraId="4B0E6A6C" w14:textId="77777777" w:rsidR="00497EF7" w:rsidRDefault="00497EF7" w:rsidP="00497EF7">
      <w:pPr>
        <w:pStyle w:val="Text"/>
        <w:keepNext/>
        <w:framePr w:dropCap="drop" w:lines="2" w:wrap="auto" w:vAnchor="text" w:hAnchor="text" w:y="1"/>
        <w:spacing w:line="480" w:lineRule="exact"/>
        <w:ind w:firstLine="0"/>
        <w:rPr>
          <w:smallCaps/>
          <w:position w:val="-3"/>
          <w:sz w:val="56"/>
          <w:szCs w:val="56"/>
        </w:rPr>
      </w:pPr>
      <w:r>
        <w:rPr>
          <w:position w:val="-3"/>
          <w:sz w:val="56"/>
          <w:szCs w:val="56"/>
        </w:rPr>
        <w:t>T</w:t>
      </w:r>
    </w:p>
    <w:p w14:paraId="6AB36BEF" w14:textId="77777777" w:rsidR="00DE3AFC" w:rsidRDefault="00DC2480" w:rsidP="00497EF7">
      <w:pPr>
        <w:pStyle w:val="Text"/>
        <w:ind w:firstLine="0"/>
      </w:pPr>
      <w:r>
        <w:t>HE</w:t>
      </w:r>
      <w:r w:rsidR="00FD3DB6" w:rsidRPr="00201090">
        <w:t xml:space="preserve"> goal of this </w:t>
      </w:r>
      <w:r w:rsidR="00795693" w:rsidRPr="00201090">
        <w:t>project</w:t>
      </w:r>
      <w:r w:rsidR="00795693">
        <w:t xml:space="preserve"> was to design </w:t>
      </w:r>
      <w:r w:rsidR="00D8026E">
        <w:t>an audio amplifier</w:t>
      </w:r>
      <w:r w:rsidR="008C2A63">
        <w:t xml:space="preserve"> </w:t>
      </w:r>
      <w:r w:rsidR="00D8026E">
        <w:t>circuit capable of supplying 30mW of power to a 32</w:t>
      </w:r>
      <w:r w:rsidR="00664596">
        <w:t>Ω load</w:t>
      </w:r>
      <w:r w:rsidR="008C2A63">
        <w:t xml:space="preserve"> which is</w:t>
      </w:r>
      <w:r w:rsidR="00FD3DB6">
        <w:t xml:space="preserve"> </w:t>
      </w:r>
      <w:r w:rsidR="00925548">
        <w:t xml:space="preserve">to represent a </w:t>
      </w:r>
      <w:r w:rsidR="00925548">
        <w:rPr>
          <w:i/>
          <w:iCs/>
        </w:rPr>
        <w:t xml:space="preserve">Listen Technologies Corp. </w:t>
      </w:r>
      <w:r w:rsidR="00925548">
        <w:t>model LA-16</w:t>
      </w:r>
      <w:r w:rsidR="005E0EB8">
        <w:t>1</w:t>
      </w:r>
      <w:r w:rsidR="00A21748">
        <w:t xml:space="preserve"> Single Ear Bud. </w:t>
      </w:r>
      <w:r w:rsidR="003B7C50">
        <w:t xml:space="preserve">The circuit was broken down into </w:t>
      </w:r>
      <w:r w:rsidR="0008712D">
        <w:t xml:space="preserve">5 stages </w:t>
      </w:r>
      <w:r w:rsidR="0066171D">
        <w:t xml:space="preserve">that were designed and simulated using </w:t>
      </w:r>
      <w:proofErr w:type="spellStart"/>
      <w:r w:rsidR="0066171D">
        <w:t>LTSpice</w:t>
      </w:r>
      <w:proofErr w:type="spellEnd"/>
      <w:r w:rsidR="0072385F">
        <w:t xml:space="preserve">. </w:t>
      </w:r>
    </w:p>
    <w:p w14:paraId="472A99D4" w14:textId="22BA9358" w:rsidR="001624B7" w:rsidRPr="001624B7" w:rsidRDefault="00E11F1E" w:rsidP="00DE3AFC">
      <w:pPr>
        <w:pStyle w:val="Text"/>
      </w:pPr>
      <w:r>
        <w:t>The first stage of the circuit is</w:t>
      </w:r>
      <w:r w:rsidR="002C5DA4">
        <w:t xml:space="preserve"> a</w:t>
      </w:r>
      <w:r w:rsidR="002A36B4">
        <w:t xml:space="preserve"> potentiometer </w:t>
      </w:r>
      <w:r w:rsidR="00CE2B48">
        <w:t>realized</w:t>
      </w:r>
      <w:r w:rsidR="002A36B4">
        <w:t xml:space="preserve"> with a voltage divider </w:t>
      </w:r>
      <w:r w:rsidR="00E714FF">
        <w:t>to control the volume</w:t>
      </w:r>
      <w:r w:rsidR="00886C6F">
        <w:t xml:space="preserve"> of the input signal</w:t>
      </w:r>
      <w:r w:rsidR="00E714FF">
        <w:t xml:space="preserve">. </w:t>
      </w:r>
      <w:r w:rsidR="00F722D0">
        <w:t xml:space="preserve">The next stage is a voltage divider biasing </w:t>
      </w:r>
      <w:r w:rsidR="00B72887">
        <w:t>network</w:t>
      </w:r>
      <w:r w:rsidR="00886C6F">
        <w:t xml:space="preserve"> to set the DC operating point</w:t>
      </w:r>
      <w:r w:rsidR="00FD27D4">
        <w:t xml:space="preserve"> of our </w:t>
      </w:r>
      <w:r w:rsidR="00B61A57">
        <w:t>subsequent stages</w:t>
      </w:r>
      <w:r w:rsidR="00B72887">
        <w:t xml:space="preserve">. </w:t>
      </w:r>
      <w:r w:rsidR="00303938">
        <w:t xml:space="preserve">Following the bias network is a common emitter BJT </w:t>
      </w:r>
      <w:r w:rsidR="000138B5">
        <w:t xml:space="preserve">to </w:t>
      </w:r>
      <w:r w:rsidR="00B7219A">
        <w:t>create a</w:t>
      </w:r>
      <w:r w:rsidR="000138B5">
        <w:t xml:space="preserve"> voltage gain stage</w:t>
      </w:r>
      <w:r w:rsidR="00F86EE5">
        <w:t xml:space="preserve">. </w:t>
      </w:r>
      <w:r w:rsidR="00B6683D">
        <w:t>A PNP</w:t>
      </w:r>
      <w:r w:rsidR="004272F0">
        <w:t xml:space="preserve"> emitter follower</w:t>
      </w:r>
      <w:r w:rsidR="00B6683D">
        <w:t xml:space="preserve"> and an NPN emitter follower</w:t>
      </w:r>
      <w:r w:rsidR="00077A4C">
        <w:t xml:space="preserve"> </w:t>
      </w:r>
      <w:r w:rsidR="001A4A2F">
        <w:t>are then used in the output stage of the circuit</w:t>
      </w:r>
      <w:r w:rsidR="00EE75F4">
        <w:t xml:space="preserve"> in order to </w:t>
      </w:r>
      <w:r w:rsidR="004349D6">
        <w:t xml:space="preserve">lower the voltage and increase the current to drive our </w:t>
      </w:r>
      <w:r w:rsidR="00DB34BF">
        <w:t>relatively small load</w:t>
      </w:r>
      <w:r w:rsidR="001A4A2F">
        <w:t xml:space="preserve">. </w:t>
      </w:r>
    </w:p>
    <w:p w14:paraId="156D4A7B" w14:textId="77777777" w:rsidR="0087797B" w:rsidRDefault="0087797B" w:rsidP="0087797B">
      <w:pPr>
        <w:pStyle w:val="Text"/>
        <w:ind w:firstLine="0"/>
      </w:pPr>
    </w:p>
    <w:p w14:paraId="48353C98" w14:textId="12895E73" w:rsidR="0CA29312" w:rsidRDefault="0CA29312"/>
    <w:p w14:paraId="6866BA8E" w14:textId="77777777" w:rsidR="00A82AE9" w:rsidRDefault="00A82AE9" w:rsidP="6B78A068">
      <w:pPr>
        <w:jc w:val="center"/>
      </w:pPr>
    </w:p>
    <w:p w14:paraId="1F1DDA5B" w14:textId="77777777" w:rsidR="4A87328D" w:rsidRDefault="009544AD" w:rsidP="6B78A068">
      <w:pPr>
        <w:jc w:val="center"/>
      </w:pPr>
      <w:r>
        <w:rPr>
          <w:noProof/>
        </w:rPr>
        <w:drawing>
          <wp:inline distT="0" distB="0" distL="0" distR="0" wp14:anchorId="758A8B60" wp14:editId="1B48E20A">
            <wp:extent cx="3337539" cy="1064172"/>
            <wp:effectExtent l="0" t="0" r="0" b="3175"/>
            <wp:docPr id="17853781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3367154" cy="1073615"/>
                    </a:xfrm>
                    <a:prstGeom prst="rect">
                      <a:avLst/>
                    </a:prstGeom>
                  </pic:spPr>
                </pic:pic>
              </a:graphicData>
            </a:graphic>
          </wp:inline>
        </w:drawing>
      </w:r>
      <w:r w:rsidR="00A82AE9">
        <w:br/>
      </w:r>
    </w:p>
    <w:p w14:paraId="776FD825" w14:textId="480FBEF7" w:rsidR="009544AD" w:rsidRDefault="009544AD" w:rsidP="6B78A068">
      <w:pPr>
        <w:jc w:val="center"/>
      </w:pPr>
      <w:r>
        <w:t xml:space="preserve">Figure 1. </w:t>
      </w:r>
      <w:r w:rsidR="00C47169" w:rsidRPr="00C47169">
        <w:t>Audio amplifier consisting of five stages: (</w:t>
      </w:r>
      <w:proofErr w:type="spellStart"/>
      <w:r w:rsidR="00C47169" w:rsidRPr="00C47169">
        <w:t>i</w:t>
      </w:r>
      <w:proofErr w:type="spellEnd"/>
      <w:r w:rsidR="00C47169" w:rsidRPr="00C47169">
        <w:t>) volume control, (ii) bias network, (iii) NPN common emitter amplifier with an emitter resistance, (iv) PNP emitter follower amplifier, and (v) NPN emitter follower amplifier.</w:t>
      </w:r>
    </w:p>
    <w:p w14:paraId="71BB2C45" w14:textId="77777777" w:rsidR="009544AD" w:rsidRDefault="009544AD" w:rsidP="6B78A068">
      <w:pPr>
        <w:jc w:val="center"/>
      </w:pPr>
    </w:p>
    <w:p w14:paraId="3511B62C" w14:textId="4B5D679C" w:rsidR="4A87328D" w:rsidRDefault="4A87328D"/>
    <w:p w14:paraId="0FC79085" w14:textId="42B2952A" w:rsidR="0857FEE6" w:rsidRDefault="0857FEE6">
      <w:r>
        <w:br/>
      </w:r>
    </w:p>
    <w:tbl>
      <w:tblPr>
        <w:tblStyle w:val="TableGrid"/>
        <w:tblW w:w="4821" w:type="dxa"/>
        <w:jc w:val="center"/>
        <w:tblLayout w:type="fixed"/>
        <w:tblLook w:val="06A0" w:firstRow="1" w:lastRow="0" w:firstColumn="1" w:lastColumn="0" w:noHBand="1" w:noVBand="1"/>
      </w:tblPr>
      <w:tblGrid>
        <w:gridCol w:w="1607"/>
        <w:gridCol w:w="1607"/>
        <w:gridCol w:w="1607"/>
      </w:tblGrid>
      <w:tr w:rsidR="0857FEE6" w14:paraId="150358C1" w14:textId="77777777" w:rsidTr="4B8A202F">
        <w:trPr>
          <w:trHeight w:val="41"/>
          <w:jc w:val="center"/>
        </w:trPr>
        <w:tc>
          <w:tcPr>
            <w:tcW w:w="1607" w:type="dxa"/>
          </w:tcPr>
          <w:p w14:paraId="7CCA72CA" w14:textId="527954E0" w:rsidR="0857FEE6" w:rsidRDefault="4B8A202F" w:rsidP="0857FEE6">
            <w:pPr>
              <w:jc w:val="center"/>
            </w:pPr>
            <w:r w:rsidRPr="00E90857">
              <w:rPr>
                <w:rFonts w:eastAsia="Arial"/>
                <w:b/>
              </w:rPr>
              <w:t>Design Constraint</w:t>
            </w:r>
          </w:p>
        </w:tc>
        <w:tc>
          <w:tcPr>
            <w:tcW w:w="1607" w:type="dxa"/>
          </w:tcPr>
          <w:p w14:paraId="0A5503A7" w14:textId="3F6AE8B8" w:rsidR="0857FEE6" w:rsidRDefault="4B8A202F" w:rsidP="0857FEE6">
            <w:pPr>
              <w:jc w:val="center"/>
            </w:pPr>
            <w:r w:rsidRPr="00E90857">
              <w:rPr>
                <w:rFonts w:eastAsia="Arial"/>
                <w:b/>
              </w:rPr>
              <w:t>Symbol</w:t>
            </w:r>
          </w:p>
        </w:tc>
        <w:tc>
          <w:tcPr>
            <w:tcW w:w="1607" w:type="dxa"/>
          </w:tcPr>
          <w:p w14:paraId="093D4CDE" w14:textId="3FCFD97C" w:rsidR="0857FEE6" w:rsidRDefault="4B8A202F" w:rsidP="0857FEE6">
            <w:pPr>
              <w:jc w:val="center"/>
            </w:pPr>
            <w:r w:rsidRPr="00E90857">
              <w:rPr>
                <w:rFonts w:eastAsia="Arial"/>
                <w:b/>
              </w:rPr>
              <w:t>Nominal Value</w:t>
            </w:r>
          </w:p>
        </w:tc>
      </w:tr>
      <w:tr w:rsidR="0857FEE6" w14:paraId="5800FA2A" w14:textId="77777777" w:rsidTr="4B8A202F">
        <w:trPr>
          <w:trHeight w:val="38"/>
          <w:jc w:val="center"/>
        </w:trPr>
        <w:tc>
          <w:tcPr>
            <w:tcW w:w="1607" w:type="dxa"/>
          </w:tcPr>
          <w:p w14:paraId="65DC4E47" w14:textId="6EFDF034" w:rsidR="0857FEE6" w:rsidRPr="005708BC" w:rsidRDefault="4B8A202F" w:rsidP="0857FEE6">
            <w:pPr>
              <w:jc w:val="center"/>
            </w:pPr>
            <w:r w:rsidRPr="005708BC">
              <w:rPr>
                <w:rFonts w:eastAsia="Arial"/>
              </w:rPr>
              <w:t>Operating Temperature</w:t>
            </w:r>
          </w:p>
        </w:tc>
        <w:tc>
          <w:tcPr>
            <w:tcW w:w="1607" w:type="dxa"/>
          </w:tcPr>
          <w:p w14:paraId="551FDC21" w14:textId="0BC28C1A" w:rsidR="0857FEE6" w:rsidRDefault="4B8A202F" w:rsidP="0857FEE6">
            <w:pPr>
              <w:jc w:val="center"/>
            </w:pPr>
            <w:r w:rsidRPr="00E90857">
              <w:rPr>
                <w:rFonts w:eastAsia="Arial"/>
                <w:i/>
              </w:rPr>
              <w:t>T</w:t>
            </w:r>
          </w:p>
        </w:tc>
        <w:tc>
          <w:tcPr>
            <w:tcW w:w="1607" w:type="dxa"/>
          </w:tcPr>
          <w:p w14:paraId="13B84FE1" w14:textId="0ACE8707" w:rsidR="0857FEE6" w:rsidRDefault="4B8A202F" w:rsidP="0857FEE6">
            <w:pPr>
              <w:jc w:val="center"/>
            </w:pPr>
            <w:r w:rsidRPr="00E90857">
              <w:rPr>
                <w:rFonts w:eastAsia="Arial"/>
              </w:rPr>
              <w:t>300 K</w:t>
            </w:r>
          </w:p>
        </w:tc>
      </w:tr>
      <w:tr w:rsidR="0857FEE6" w14:paraId="580BE02A" w14:textId="77777777" w:rsidTr="4B8A202F">
        <w:trPr>
          <w:trHeight w:val="41"/>
          <w:jc w:val="center"/>
        </w:trPr>
        <w:tc>
          <w:tcPr>
            <w:tcW w:w="1607" w:type="dxa"/>
          </w:tcPr>
          <w:p w14:paraId="007DF905" w14:textId="2F09AB18" w:rsidR="0857FEE6" w:rsidRPr="005708BC" w:rsidRDefault="4B8A202F" w:rsidP="0857FEE6">
            <w:pPr>
              <w:jc w:val="center"/>
            </w:pPr>
            <w:r w:rsidRPr="005708BC">
              <w:rPr>
                <w:rFonts w:eastAsia="Arial"/>
              </w:rPr>
              <w:t>Top-Rail DC Supply Voltage</w:t>
            </w:r>
          </w:p>
        </w:tc>
        <w:tc>
          <w:tcPr>
            <w:tcW w:w="1607" w:type="dxa"/>
          </w:tcPr>
          <w:p w14:paraId="7A7C038A" w14:textId="7CBAD567" w:rsidR="0857FEE6" w:rsidRDefault="4B8A202F" w:rsidP="0857FEE6">
            <w:pPr>
              <w:jc w:val="center"/>
            </w:pPr>
            <w:r w:rsidRPr="00E90857">
              <w:rPr>
                <w:rFonts w:eastAsia="Arial"/>
                <w:i/>
              </w:rPr>
              <w:t>V</w:t>
            </w:r>
            <w:r w:rsidRPr="00E90857">
              <w:rPr>
                <w:rFonts w:eastAsia="Arial"/>
                <w:i/>
                <w:vertAlign w:val="subscript"/>
              </w:rPr>
              <w:t>CC</w:t>
            </w:r>
          </w:p>
        </w:tc>
        <w:tc>
          <w:tcPr>
            <w:tcW w:w="1607" w:type="dxa"/>
          </w:tcPr>
          <w:p w14:paraId="5B737E01" w14:textId="36A0BF70" w:rsidR="0857FEE6" w:rsidRDefault="4B8A202F" w:rsidP="0857FEE6">
            <w:pPr>
              <w:jc w:val="center"/>
            </w:pPr>
            <w:r w:rsidRPr="00E90857">
              <w:rPr>
                <w:rFonts w:eastAsia="Arial"/>
              </w:rPr>
              <w:t>+6 V</w:t>
            </w:r>
          </w:p>
        </w:tc>
      </w:tr>
      <w:tr w:rsidR="0857FEE6" w14:paraId="537A0FA7" w14:textId="77777777" w:rsidTr="4B8A202F">
        <w:trPr>
          <w:trHeight w:val="38"/>
          <w:jc w:val="center"/>
        </w:trPr>
        <w:tc>
          <w:tcPr>
            <w:tcW w:w="1607" w:type="dxa"/>
          </w:tcPr>
          <w:p w14:paraId="2C2FDCF5" w14:textId="47ABD504" w:rsidR="0857FEE6" w:rsidRPr="005708BC" w:rsidRDefault="4B8A202F" w:rsidP="0857FEE6">
            <w:pPr>
              <w:jc w:val="center"/>
            </w:pPr>
            <w:r w:rsidRPr="005708BC">
              <w:rPr>
                <w:rFonts w:eastAsia="Arial"/>
              </w:rPr>
              <w:t>Bottom-Rail DC Supply Voltage</w:t>
            </w:r>
          </w:p>
        </w:tc>
        <w:tc>
          <w:tcPr>
            <w:tcW w:w="1607" w:type="dxa"/>
          </w:tcPr>
          <w:p w14:paraId="153BD557" w14:textId="16503F5D" w:rsidR="0857FEE6" w:rsidRDefault="4B8A202F" w:rsidP="0857FEE6">
            <w:pPr>
              <w:jc w:val="center"/>
            </w:pPr>
            <w:r w:rsidRPr="00E90857">
              <w:rPr>
                <w:rFonts w:eastAsia="Arial"/>
                <w:i/>
              </w:rPr>
              <w:t>V</w:t>
            </w:r>
            <w:r w:rsidRPr="00E90857">
              <w:rPr>
                <w:rFonts w:eastAsia="Arial"/>
                <w:i/>
                <w:vertAlign w:val="subscript"/>
              </w:rPr>
              <w:t>EE</w:t>
            </w:r>
          </w:p>
        </w:tc>
        <w:tc>
          <w:tcPr>
            <w:tcW w:w="1607" w:type="dxa"/>
          </w:tcPr>
          <w:p w14:paraId="35CD89EE" w14:textId="0C36CF3D" w:rsidR="0857FEE6" w:rsidRDefault="4B8A202F" w:rsidP="0857FEE6">
            <w:pPr>
              <w:jc w:val="center"/>
            </w:pPr>
            <w:r w:rsidRPr="00E90857">
              <w:rPr>
                <w:rFonts w:eastAsia="Arial"/>
              </w:rPr>
              <w:t>-6 V</w:t>
            </w:r>
          </w:p>
        </w:tc>
      </w:tr>
      <w:tr w:rsidR="0857FEE6" w14:paraId="0B755200" w14:textId="77777777" w:rsidTr="4B8A202F">
        <w:trPr>
          <w:trHeight w:val="41"/>
          <w:jc w:val="center"/>
        </w:trPr>
        <w:tc>
          <w:tcPr>
            <w:tcW w:w="1607" w:type="dxa"/>
          </w:tcPr>
          <w:p w14:paraId="3C34A97D" w14:textId="6F906461" w:rsidR="0857FEE6" w:rsidRPr="005708BC" w:rsidRDefault="4B8A202F" w:rsidP="0857FEE6">
            <w:pPr>
              <w:jc w:val="center"/>
            </w:pPr>
            <w:r w:rsidRPr="005708BC">
              <w:rPr>
                <w:rFonts w:eastAsia="Arial"/>
              </w:rPr>
              <w:t>Audio Signal Frequency</w:t>
            </w:r>
          </w:p>
        </w:tc>
        <w:tc>
          <w:tcPr>
            <w:tcW w:w="1607" w:type="dxa"/>
          </w:tcPr>
          <w:p w14:paraId="72B0E00A" w14:textId="732EA3D9" w:rsidR="0857FEE6" w:rsidRDefault="4B8A202F" w:rsidP="0857FEE6">
            <w:pPr>
              <w:jc w:val="center"/>
            </w:pPr>
            <w:proofErr w:type="spellStart"/>
            <w:r w:rsidRPr="00E90857">
              <w:rPr>
                <w:rFonts w:eastAsia="Arial"/>
                <w:i/>
              </w:rPr>
              <w:t>f</w:t>
            </w:r>
            <w:r w:rsidRPr="00E90857">
              <w:rPr>
                <w:rFonts w:eastAsia="Arial"/>
                <w:i/>
                <w:vertAlign w:val="subscript"/>
              </w:rPr>
              <w:t>m</w:t>
            </w:r>
            <w:proofErr w:type="spellEnd"/>
          </w:p>
        </w:tc>
        <w:tc>
          <w:tcPr>
            <w:tcW w:w="1607" w:type="dxa"/>
          </w:tcPr>
          <w:p w14:paraId="1AFCEC67" w14:textId="74135AE2" w:rsidR="0857FEE6" w:rsidRDefault="4B8A202F" w:rsidP="0857FEE6">
            <w:pPr>
              <w:jc w:val="center"/>
            </w:pPr>
            <w:r w:rsidRPr="00E90857">
              <w:rPr>
                <w:rFonts w:eastAsia="Arial"/>
              </w:rPr>
              <w:t>261.626 Hz</w:t>
            </w:r>
          </w:p>
        </w:tc>
      </w:tr>
      <w:tr w:rsidR="0857FEE6" w14:paraId="12DB7E96" w14:textId="77777777" w:rsidTr="4B8A202F">
        <w:trPr>
          <w:trHeight w:val="79"/>
          <w:jc w:val="center"/>
        </w:trPr>
        <w:tc>
          <w:tcPr>
            <w:tcW w:w="1607" w:type="dxa"/>
          </w:tcPr>
          <w:p w14:paraId="5C0AAED0" w14:textId="02BCBD60" w:rsidR="0857FEE6" w:rsidRPr="005708BC" w:rsidRDefault="4B8A202F" w:rsidP="0857FEE6">
            <w:pPr>
              <w:jc w:val="center"/>
            </w:pPr>
            <w:r w:rsidRPr="005708BC">
              <w:rPr>
                <w:rFonts w:eastAsia="Arial"/>
              </w:rPr>
              <w:t>Signal Generator Output Resistance</w:t>
            </w:r>
          </w:p>
        </w:tc>
        <w:tc>
          <w:tcPr>
            <w:tcW w:w="1607" w:type="dxa"/>
          </w:tcPr>
          <w:p w14:paraId="08108499" w14:textId="1619F880" w:rsidR="0857FEE6" w:rsidRDefault="4B8A202F" w:rsidP="0857FEE6">
            <w:pPr>
              <w:jc w:val="center"/>
            </w:pPr>
            <w:proofErr w:type="spellStart"/>
            <w:r w:rsidRPr="00E90857">
              <w:rPr>
                <w:rFonts w:eastAsia="Arial"/>
                <w:i/>
              </w:rPr>
              <w:t>R</w:t>
            </w:r>
            <w:r w:rsidRPr="00E90857">
              <w:rPr>
                <w:rFonts w:eastAsia="Arial"/>
                <w:i/>
                <w:vertAlign w:val="subscript"/>
              </w:rPr>
              <w:t>sig</w:t>
            </w:r>
            <w:proofErr w:type="spellEnd"/>
          </w:p>
        </w:tc>
        <w:tc>
          <w:tcPr>
            <w:tcW w:w="1607" w:type="dxa"/>
          </w:tcPr>
          <w:p w14:paraId="3AB7D5CC" w14:textId="681BBD87" w:rsidR="0857FEE6" w:rsidRDefault="4B8A202F" w:rsidP="0857FEE6">
            <w:pPr>
              <w:jc w:val="center"/>
            </w:pPr>
            <w:r w:rsidRPr="00E90857">
              <w:rPr>
                <w:rFonts w:eastAsia="Arial"/>
              </w:rPr>
              <w:t>50 Ω</w:t>
            </w:r>
          </w:p>
        </w:tc>
      </w:tr>
      <w:tr w:rsidR="0857FEE6" w14:paraId="187E4904" w14:textId="77777777" w:rsidTr="4B8A202F">
        <w:trPr>
          <w:trHeight w:val="38"/>
          <w:jc w:val="center"/>
        </w:trPr>
        <w:tc>
          <w:tcPr>
            <w:tcW w:w="1607" w:type="dxa"/>
          </w:tcPr>
          <w:p w14:paraId="108FF7D8" w14:textId="2D6DE12C" w:rsidR="0857FEE6" w:rsidRPr="005708BC" w:rsidRDefault="4B8A202F" w:rsidP="0857FEE6">
            <w:pPr>
              <w:jc w:val="center"/>
            </w:pPr>
            <w:r w:rsidRPr="005708BC">
              <w:rPr>
                <w:rFonts w:eastAsia="Arial"/>
              </w:rPr>
              <w:t>Load Resistance</w:t>
            </w:r>
          </w:p>
        </w:tc>
        <w:tc>
          <w:tcPr>
            <w:tcW w:w="1607" w:type="dxa"/>
          </w:tcPr>
          <w:p w14:paraId="77C2D6FC" w14:textId="569ABCEB" w:rsidR="0857FEE6" w:rsidRDefault="4B8A202F" w:rsidP="0857FEE6">
            <w:pPr>
              <w:jc w:val="center"/>
            </w:pPr>
            <w:r w:rsidRPr="00E90857">
              <w:rPr>
                <w:rFonts w:eastAsia="Arial"/>
                <w:i/>
              </w:rPr>
              <w:t>R</w:t>
            </w:r>
            <w:r w:rsidRPr="00E90857">
              <w:rPr>
                <w:rFonts w:eastAsia="Arial"/>
                <w:i/>
                <w:vertAlign w:val="subscript"/>
              </w:rPr>
              <w:t>L</w:t>
            </w:r>
          </w:p>
        </w:tc>
        <w:tc>
          <w:tcPr>
            <w:tcW w:w="1607" w:type="dxa"/>
          </w:tcPr>
          <w:p w14:paraId="5E0403A4" w14:textId="4B091572" w:rsidR="0857FEE6" w:rsidRDefault="4B8A202F" w:rsidP="0857FEE6">
            <w:pPr>
              <w:jc w:val="center"/>
            </w:pPr>
            <w:r w:rsidRPr="00E90857">
              <w:rPr>
                <w:rFonts w:eastAsia="Arial"/>
              </w:rPr>
              <w:t>32 Ω</w:t>
            </w:r>
          </w:p>
        </w:tc>
      </w:tr>
    </w:tbl>
    <w:p w14:paraId="4356D04D" w14:textId="75F9F199" w:rsidR="0857FEE6" w:rsidRDefault="4B8A202F" w:rsidP="0857FEE6">
      <w:pPr>
        <w:jc w:val="center"/>
      </w:pPr>
      <w:r w:rsidRPr="008B4C30">
        <w:rPr>
          <w:rFonts w:eastAsia="Arial"/>
        </w:rPr>
        <w:t xml:space="preserve">Table </w:t>
      </w:r>
      <w:r w:rsidR="00794B7F">
        <w:rPr>
          <w:rFonts w:eastAsia="Arial"/>
        </w:rPr>
        <w:t>1</w:t>
      </w:r>
      <w:r w:rsidRPr="008B4C30">
        <w:rPr>
          <w:rFonts w:eastAsia="Arial"/>
        </w:rPr>
        <w:t>. Design constraints</w:t>
      </w:r>
    </w:p>
    <w:p w14:paraId="46624E8D" w14:textId="1BFDAC2E" w:rsidR="474219B7" w:rsidRDefault="474219B7" w:rsidP="00C47169"/>
    <w:p w14:paraId="485C3AF9" w14:textId="0064167D" w:rsidR="008A3C23" w:rsidRDefault="00DE5789" w:rsidP="001F4C5C">
      <w:pPr>
        <w:pStyle w:val="Heading1"/>
      </w:pPr>
      <w:r>
        <w:t>Stages of amplifier design</w:t>
      </w:r>
    </w:p>
    <w:p w14:paraId="3D3F8C73" w14:textId="6828E2BD" w:rsidR="00DE5789" w:rsidRPr="00DE5789" w:rsidRDefault="00DE5789" w:rsidP="00DE5789">
      <w:pPr>
        <w:pStyle w:val="Heading2"/>
      </w:pPr>
      <w:r>
        <w:t>Volume Control Stage</w:t>
      </w:r>
    </w:p>
    <w:p w14:paraId="7D36ADEC" w14:textId="77777777" w:rsidR="006C66AE" w:rsidRDefault="00F936DF" w:rsidP="006A1793">
      <w:pPr>
        <w:ind w:left="202" w:firstLine="202"/>
      </w:pPr>
      <w:r>
        <w:t>The fi</w:t>
      </w:r>
      <w:r w:rsidR="00821301">
        <w:t>r</w:t>
      </w:r>
      <w:r>
        <w:t xml:space="preserve">st stage we had to design was the volume control stage. </w:t>
      </w:r>
      <w:r w:rsidR="00CC3DD7">
        <w:t>In power amplifiers the volume control</w:t>
      </w:r>
      <w:r w:rsidR="005122CE">
        <w:t xml:space="preserve"> is </w:t>
      </w:r>
      <w:r w:rsidR="00444A5F">
        <w:t>an</w:t>
      </w:r>
      <w:r w:rsidR="005122CE">
        <w:t xml:space="preserve"> input</w:t>
      </w:r>
      <w:r w:rsidR="003D4A42">
        <w:t xml:space="preserve"> sensitivity control. </w:t>
      </w:r>
      <w:r w:rsidR="006F173A">
        <w:t xml:space="preserve">This will have no direct effect on the </w:t>
      </w:r>
      <w:r w:rsidR="00671B59">
        <w:t>output stage of the amplifier</w:t>
      </w:r>
      <w:r w:rsidR="00624918">
        <w:t xml:space="preserve">, but rather determines how much resistance there is to the incoming input signal getting to the </w:t>
      </w:r>
      <w:r w:rsidR="00533A49">
        <w:t xml:space="preserve">voltage gain stage. </w:t>
      </w:r>
      <w:r w:rsidR="007C23D7">
        <w:t xml:space="preserve">The purpose of regulating this input signal is to </w:t>
      </w:r>
      <w:r w:rsidR="00C176BD">
        <w:t>effectively turn the amplifier down</w:t>
      </w:r>
      <w:r w:rsidR="00372310">
        <w:t xml:space="preserve">. </w:t>
      </w:r>
    </w:p>
    <w:p w14:paraId="70DB9B36" w14:textId="1AAA725B" w:rsidR="009D708E" w:rsidRDefault="00901082" w:rsidP="006A1793">
      <w:pPr>
        <w:ind w:left="202" w:firstLine="202"/>
      </w:pPr>
      <w:r>
        <w:t>This is designed using a simple voltage divider</w:t>
      </w:r>
      <w:r w:rsidR="0023160D">
        <w:t xml:space="preserve">, which </w:t>
      </w:r>
      <w:r w:rsidR="000037AE">
        <w:t>mimics</w:t>
      </w:r>
      <w:r w:rsidR="0023160D">
        <w:t xml:space="preserve"> a potentiometer,</w:t>
      </w:r>
      <w:r>
        <w:t xml:space="preserve"> that </w:t>
      </w:r>
      <w:r w:rsidR="00176808">
        <w:t>controls</w:t>
      </w:r>
      <w:r w:rsidR="000F292E">
        <w:t xml:space="preserve"> the volume of the audio signal. </w:t>
      </w:r>
      <w:r w:rsidR="00273BCE">
        <w:t xml:space="preserve">The voltage divider was designed </w:t>
      </w:r>
      <w:r w:rsidR="00103288">
        <w:t>such that</w:t>
      </w:r>
      <w:r w:rsidR="00BB7332">
        <w:t xml:space="preserve"> the sum of the two </w:t>
      </w:r>
      <w:r w:rsidR="00E94D39">
        <w:t xml:space="preserve">resistances </w:t>
      </w:r>
      <w:r w:rsidR="00103288">
        <w:t xml:space="preserve">would </w:t>
      </w:r>
      <w:r w:rsidR="006F1391">
        <w:t>equal a chosen value of R</w:t>
      </w:r>
      <w:r w:rsidR="00CC1384">
        <w:t xml:space="preserve">. </w:t>
      </w:r>
    </w:p>
    <w:p w14:paraId="1B50808E" w14:textId="742054EB" w:rsidR="00536F05" w:rsidRPr="00536F05" w:rsidRDefault="00CC1384" w:rsidP="00536F05">
      <w:pPr>
        <w:ind w:left="202"/>
        <w:jc w:val="right"/>
      </w:pPr>
      <m:oMath>
        <m:r>
          <w:rPr>
            <w:rFonts w:ascii="Cambria Math" w:hAnsi="Cambria Math"/>
            <w:sz w:val="28"/>
            <w:szCs w:val="28"/>
          </w:rPr>
          <m:t>R=</m:t>
        </m:r>
        <m:d>
          <m:dPr>
            <m:ctrlPr>
              <w:rPr>
                <w:rFonts w:ascii="Cambria Math" w:hAnsi="Cambria Math"/>
                <w:i/>
                <w:sz w:val="28"/>
                <w:szCs w:val="28"/>
              </w:rPr>
            </m:ctrlPr>
          </m:dPr>
          <m:e>
            <m:r>
              <w:rPr>
                <w:rFonts w:ascii="Cambria Math" w:hAnsi="Cambria Math"/>
                <w:sz w:val="28"/>
                <w:szCs w:val="28"/>
              </w:rPr>
              <m:t>R-Δ</m:t>
            </m:r>
            <m:r>
              <m:rPr>
                <m:sty m:val="p"/>
              </m:rPr>
              <w:rPr>
                <w:rFonts w:ascii="Cambria Math" w:hAnsi="Cambria Math"/>
                <w:sz w:val="28"/>
                <w:szCs w:val="28"/>
              </w:rPr>
              <m:t>R</m:t>
            </m:r>
            <m:ctrlPr>
              <w:rPr>
                <w:rFonts w:ascii="Cambria Math" w:hAnsi="Cambria Math"/>
                <w:sz w:val="28"/>
                <w:szCs w:val="28"/>
              </w:rPr>
            </m:ctrlPr>
          </m:e>
        </m:d>
        <m:r>
          <w:rPr>
            <w:rFonts w:ascii="Cambria Math" w:hAnsi="Cambria Math"/>
            <w:sz w:val="28"/>
            <w:szCs w:val="28"/>
          </w:rPr>
          <m:t>+ ΔR</m:t>
        </m:r>
      </m:oMath>
      <w:r w:rsidR="00E93487" w:rsidRPr="00B465D9">
        <w:rPr>
          <w:sz w:val="28"/>
          <w:szCs w:val="28"/>
        </w:rPr>
        <w:t xml:space="preserve"> </w:t>
      </w:r>
      <w:r w:rsidR="00E93487" w:rsidRPr="00B465D9">
        <w:rPr>
          <w:sz w:val="28"/>
          <w:szCs w:val="28"/>
        </w:rPr>
        <w:tab/>
      </w:r>
      <w:r w:rsidR="00E93487" w:rsidRPr="00B465D9">
        <w:rPr>
          <w:sz w:val="28"/>
          <w:szCs w:val="28"/>
        </w:rPr>
        <w:tab/>
      </w:r>
      <w:r w:rsidR="00E93487" w:rsidRPr="00B465D9">
        <w:rPr>
          <w:sz w:val="28"/>
          <w:szCs w:val="28"/>
        </w:rPr>
        <w:tab/>
      </w:r>
      <w:r w:rsidR="00E93487">
        <w:tab/>
        <w:t>(1)</w:t>
      </w:r>
    </w:p>
    <w:p w14:paraId="14CA9E50" w14:textId="69EDB93D" w:rsidR="00301808" w:rsidRDefault="00301808" w:rsidP="00301808">
      <w:pPr>
        <w:ind w:left="202" w:firstLine="202"/>
        <w:pPrChange w:id="2" w:author="Aaron Tobias" w:date="2019-12-06T23:15:00Z">
          <w:pPr>
            <w:ind w:left="202"/>
            <w:jc w:val="right"/>
          </w:pPr>
        </w:pPrChange>
      </w:pPr>
      <w:bookmarkStart w:id="3" w:name="_GoBack"/>
      <w:bookmarkEnd w:id="3"/>
      <w:r>
        <w:lastRenderedPageBreak/>
        <w:t>When designing for our audio amplifier, we design around the maximum volume, i.e</w:t>
      </w:r>
      <w:ins w:id="4" w:author="Aaron Tobias" w:date="2019-12-06T23:15:00Z">
        <w:r w:rsidR="006F4EB3">
          <w:t>.</w:t>
        </w:r>
      </w:ins>
      <w:del w:id="5" w:author="Aaron Tobias" w:date="2019-12-06T23:15:00Z">
        <w:r>
          <w:delText>.</w:delText>
        </w:r>
      </w:del>
      <w:r>
        <w:t xml:space="preserve"> where </w:t>
      </w:r>
      <w:del w:id="6" w:author="Aaron Tobias" w:date="2019-12-06T23:16:00Z">
        <w:r>
          <w:delText xml:space="preserve">R-ΔR </w:delText>
        </w:r>
      </w:del>
      <w:ins w:id="7" w:author="Aaron Tobias" w:date="2019-12-06T23:16:00Z">
        <w:r w:rsidR="00A80598">
          <w:t xml:space="preserve">RV1 in figure 2 </w:t>
        </w:r>
      </w:ins>
      <w:r>
        <w:t>is zero.</w:t>
      </w:r>
    </w:p>
    <w:p w14:paraId="349309FB" w14:textId="0247BA81" w:rsidR="00301808" w:rsidRPr="00B465D9" w:rsidRDefault="00301808" w:rsidP="00E93487">
      <w:pPr>
        <w:ind w:left="202"/>
        <w:jc w:val="right"/>
        <w:rPr>
          <w:sz w:val="28"/>
          <w:szCs w:val="28"/>
        </w:rPr>
      </w:pPr>
      <w:r>
        <w:t xml:space="preserve"> </w:t>
      </w:r>
    </w:p>
    <w:p w14:paraId="48770E95" w14:textId="77777777" w:rsidR="0040537B" w:rsidRDefault="0040537B" w:rsidP="00E93487">
      <w:pPr>
        <w:ind w:left="202"/>
        <w:jc w:val="right"/>
      </w:pPr>
    </w:p>
    <w:p w14:paraId="228B0C6C" w14:textId="16A11718" w:rsidR="00E97B99" w:rsidRDefault="00391CAC" w:rsidP="00DE06B1">
      <w:pPr>
        <w:ind w:left="202"/>
        <w:jc w:val="center"/>
      </w:pPr>
      <w:r>
        <w:rPr>
          <w:noProof/>
        </w:rPr>
        <w:drawing>
          <wp:inline distT="0" distB="0" distL="0" distR="0" wp14:anchorId="44E969E3" wp14:editId="2375A2F1">
            <wp:extent cx="2019935" cy="1367790"/>
            <wp:effectExtent l="0" t="0" r="0" b="3810"/>
            <wp:docPr id="7741980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2019935" cy="1367790"/>
                    </a:xfrm>
                    <a:prstGeom prst="rect">
                      <a:avLst/>
                    </a:prstGeom>
                  </pic:spPr>
                </pic:pic>
              </a:graphicData>
            </a:graphic>
          </wp:inline>
        </w:drawing>
      </w:r>
      <w:r w:rsidR="00F8062C">
        <w:br/>
        <w:t xml:space="preserve">Figure 2. </w:t>
      </w:r>
      <w:r w:rsidR="001C4293">
        <w:t>Volume Control Sta</w:t>
      </w:r>
      <w:r w:rsidR="00343921">
        <w:t>ge</w:t>
      </w:r>
    </w:p>
    <w:p w14:paraId="2610D0F9" w14:textId="35FCF40E" w:rsidR="00DE06B1" w:rsidRDefault="0031367E" w:rsidP="00FB03DB">
      <w:pPr>
        <w:pStyle w:val="Heading2"/>
      </w:pPr>
      <w:r>
        <w:t>Bias Tree Stage</w:t>
      </w:r>
    </w:p>
    <w:p w14:paraId="231D05E8" w14:textId="77777777" w:rsidR="00AE0C6A" w:rsidRPr="00AE0C6A" w:rsidRDefault="008F4639" w:rsidP="00AE0C6A">
      <w:pPr>
        <w:ind w:left="202" w:firstLine="202"/>
      </w:pPr>
      <w:r>
        <w:t>A voltage divi</w:t>
      </w:r>
      <w:r w:rsidR="00930EF8">
        <w:t>der biasing is commonly used in the design of a bipolar transistor amplif</w:t>
      </w:r>
      <w:r w:rsidR="00DA094F">
        <w:t xml:space="preserve">ier circuits. </w:t>
      </w:r>
      <w:r w:rsidR="008F1F6F">
        <w:t xml:space="preserve">Transistor Biasing is the process of setting a transistors DC operating voltage or current conditions to the correct level so that any AC input signal can be amplified correctly by the transistor. </w:t>
      </w:r>
      <w:r w:rsidR="006D6887">
        <w:t>Establishing</w:t>
      </w:r>
      <w:r w:rsidR="003B51C5">
        <w:t xml:space="preserve"> the correct operating point requires the selection of bias resistors and load resistors to provide the appropriate input current and collector voltage conditions. </w:t>
      </w:r>
      <w:r w:rsidR="0037399E">
        <w:t>The biasing point</w:t>
      </w:r>
      <w:r w:rsidR="004533B3">
        <w:t xml:space="preserve"> operat</w:t>
      </w:r>
      <w:r w:rsidR="004D016C">
        <w:t>es</w:t>
      </w:r>
      <w:r w:rsidR="00816155">
        <w:t xml:space="preserve"> on it being either “fully-ON” or “fully-Off” along its DC load line. This central</w:t>
      </w:r>
      <w:r w:rsidR="000828C1">
        <w:t xml:space="preserve"> operating point is called the “Quiescent Operating Point”, or Q-point.</w:t>
      </w:r>
      <w:r w:rsidR="00933C39">
        <w:t xml:space="preserve"> </w:t>
      </w:r>
      <w:r w:rsidR="00DA094F">
        <w:t>This method of biasing the transistor greatly reduces the effects of varying beta</w:t>
      </w:r>
      <w:r w:rsidR="00B36DC9">
        <w:t>, (β</w:t>
      </w:r>
      <w:r w:rsidR="00A26ED1">
        <w:t xml:space="preserve">) by holding the base bias at a constant steady voltage level allowing for best stability. </w:t>
      </w:r>
    </w:p>
    <w:p w14:paraId="53D7F89E" w14:textId="11514248" w:rsidR="00A46374" w:rsidRDefault="00A46374" w:rsidP="006A1793">
      <w:pPr>
        <w:ind w:left="202" w:firstLine="202"/>
      </w:pPr>
      <w:r>
        <w:t xml:space="preserve">By performing </w:t>
      </w:r>
      <w:r w:rsidR="000E6020">
        <w:t>large circuit</w:t>
      </w:r>
      <w:r>
        <w:t xml:space="preserve"> analysis on the </w:t>
      </w:r>
      <w:r w:rsidR="000E6020">
        <w:t>common emitter and bias tree stages</w:t>
      </w:r>
      <w:r w:rsidR="00C9704C">
        <w:t xml:space="preserve">, we were able to determine that </w:t>
      </w:r>
      <w:r w:rsidR="00294B56">
        <w:t xml:space="preserve">a </w:t>
      </w:r>
      <w:r w:rsidR="00015B58">
        <w:t>resistor</w:t>
      </w:r>
      <w:r w:rsidR="00294B56">
        <w:t xml:space="preserve"> ratio of 6.65</w:t>
      </w:r>
      <w:r w:rsidR="00637858">
        <w:t>:1</w:t>
      </w:r>
      <w:r w:rsidR="006A281C">
        <w:t xml:space="preserve"> would </w:t>
      </w:r>
      <w:r w:rsidR="005839DE">
        <w:t xml:space="preserve">bias the </w:t>
      </w:r>
      <w:r w:rsidR="00F317DB">
        <w:t xml:space="preserve">common emitter base at </w:t>
      </w:r>
      <w:r w:rsidR="00E32944">
        <w:t xml:space="preserve">around -4.5V. </w:t>
      </w:r>
    </w:p>
    <w:p w14:paraId="77AE03C4" w14:textId="3ECEEB13" w:rsidR="00B43B5E" w:rsidRPr="00B43B5E" w:rsidRDefault="00933C39" w:rsidP="00933C39">
      <w:pPr>
        <w:ind w:left="202"/>
        <w:jc w:val="center"/>
      </w:pPr>
      <w:r>
        <w:rPr>
          <w:noProof/>
        </w:rPr>
        <w:drawing>
          <wp:inline distT="0" distB="0" distL="0" distR="0" wp14:anchorId="3926B66F" wp14:editId="0402D742">
            <wp:extent cx="923290" cy="2743200"/>
            <wp:effectExtent l="0" t="0" r="0" b="0"/>
            <wp:docPr id="4793419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rotWithShape="1">
                    <a:blip r:embed="rId13">
                      <a:extLst>
                        <a:ext uri="{28A0092B-C50C-407E-A947-70E740481C1C}">
                          <a14:useLocalDpi xmlns:a14="http://schemas.microsoft.com/office/drawing/2010/main" val="0"/>
                        </a:ext>
                      </a:extLst>
                    </a:blip>
                    <a:srcRect b="8679"/>
                    <a:stretch/>
                  </pic:blipFill>
                  <pic:spPr bwMode="auto">
                    <a:xfrm>
                      <a:off x="0" y="0"/>
                      <a:ext cx="923810" cy="2744745"/>
                    </a:xfrm>
                    <a:prstGeom prst="rect">
                      <a:avLst/>
                    </a:prstGeom>
                    <a:ln>
                      <a:noFill/>
                    </a:ln>
                    <a:extLst>
                      <a:ext uri="{53640926-AAD7-44D8-BBD7-CCE9431645EC}">
                        <a14:shadowObscured xmlns:a14="http://schemas.microsoft.com/office/drawing/2010/main"/>
                      </a:ext>
                    </a:extLst>
                  </pic:spPr>
                </pic:pic>
              </a:graphicData>
            </a:graphic>
          </wp:inline>
        </w:drawing>
      </w:r>
    </w:p>
    <w:p w14:paraId="4E638E37" w14:textId="6A5F5718" w:rsidR="00343921" w:rsidRDefault="00343921" w:rsidP="00343921">
      <w:pPr>
        <w:ind w:left="202"/>
        <w:jc w:val="center"/>
      </w:pPr>
      <w:r>
        <w:t>Figure 3. Bias Network Stage</w:t>
      </w:r>
    </w:p>
    <w:p w14:paraId="06012810" w14:textId="77777777" w:rsidR="00044A77" w:rsidRDefault="00044A77" w:rsidP="00343921">
      <w:pPr>
        <w:ind w:left="202"/>
        <w:jc w:val="center"/>
      </w:pPr>
    </w:p>
    <w:p w14:paraId="050FE8D3" w14:textId="3160FD9E" w:rsidR="00343921" w:rsidRDefault="000F1340" w:rsidP="008C167C">
      <w:pPr>
        <w:pStyle w:val="Heading2"/>
      </w:pPr>
      <w:r>
        <w:t>Common Emitter Stage</w:t>
      </w:r>
    </w:p>
    <w:p w14:paraId="5FC25EAD" w14:textId="77777777" w:rsidR="00512C83" w:rsidRDefault="00E515AA" w:rsidP="001C624D">
      <w:pPr>
        <w:ind w:left="202" w:firstLine="202"/>
      </w:pPr>
      <w:r>
        <w:t xml:space="preserve">The common emitter amplifier is </w:t>
      </w:r>
      <w:r w:rsidR="00D0183A">
        <w:t>one of</w:t>
      </w:r>
      <w:r>
        <w:t xml:space="preserve"> three basic single stage bipolar junction transistor</w:t>
      </w:r>
      <w:r w:rsidR="00107EFD">
        <w:t>s</w:t>
      </w:r>
      <w:r>
        <w:t xml:space="preserve"> and is used</w:t>
      </w:r>
      <w:r w:rsidR="009B71E3">
        <w:t xml:space="preserve"> as</w:t>
      </w:r>
      <w:r>
        <w:t xml:space="preserve"> a voltage amplifier. </w:t>
      </w:r>
      <w:r w:rsidR="004C2135">
        <w:t xml:space="preserve">The base terminal will accept the input while the output is collected from the collector terminal. The emitter terminal is common for both </w:t>
      </w:r>
      <w:r w:rsidR="00435DB7">
        <w:t xml:space="preserve">the terminals. </w:t>
      </w:r>
      <w:r w:rsidR="008945FA">
        <w:t>The base</w:t>
      </w:r>
      <w:r w:rsidR="00760FD8">
        <w:t xml:space="preserve"> bias voltage is supplied from our bia</w:t>
      </w:r>
      <w:r w:rsidR="00D74202">
        <w:t>s tree</w:t>
      </w:r>
      <w:r w:rsidR="00C94967">
        <w:t xml:space="preserve"> network previously discussed. </w:t>
      </w:r>
      <w:r w:rsidR="00B73524">
        <w:t xml:space="preserve">The </w:t>
      </w:r>
      <w:r w:rsidR="00B56921">
        <w:t>R</w:t>
      </w:r>
      <w:r w:rsidR="003A1831">
        <w:t>c</w:t>
      </w:r>
      <w:r w:rsidR="006308BB">
        <w:t>1</w:t>
      </w:r>
      <w:r w:rsidR="00B06325">
        <w:t xml:space="preserve"> resistor </w:t>
      </w:r>
      <w:r w:rsidR="00DC5241">
        <w:t>is used at the output</w:t>
      </w:r>
      <w:r w:rsidR="00517300">
        <w:t xml:space="preserve"> and is typically called the </w:t>
      </w:r>
      <w:r w:rsidR="002E2A05">
        <w:t>collector</w:t>
      </w:r>
      <w:r w:rsidR="00517300">
        <w:t xml:space="preserve"> resistance</w:t>
      </w:r>
      <w:r w:rsidR="00DB12ED">
        <w:rPr>
          <w:rStyle w:val="CommentReference"/>
        </w:rPr>
        <w:commentReference w:id="8"/>
      </w:r>
      <w:r w:rsidR="00517300">
        <w:t>. The Re</w:t>
      </w:r>
      <w:r w:rsidR="00392589">
        <w:t>1</w:t>
      </w:r>
      <w:r w:rsidR="00517300">
        <w:t xml:space="preserve"> resistor is used for thermal stability, while </w:t>
      </w:r>
      <w:r w:rsidR="00156048">
        <w:t>DCB_</w:t>
      </w:r>
      <w:r w:rsidR="00CC55AD">
        <w:t>3</w:t>
      </w:r>
      <w:r w:rsidR="00517300">
        <w:t xml:space="preserve"> capacitor </w:t>
      </w:r>
      <w:r w:rsidR="00AE241D">
        <w:t xml:space="preserve">(coupling capacitor) </w:t>
      </w:r>
      <w:r w:rsidR="00517300">
        <w:t>is used to separate the AC signals from the DC biasing voltage.</w:t>
      </w:r>
      <w:r w:rsidR="00EF413D">
        <w:t xml:space="preserve"> </w:t>
      </w:r>
    </w:p>
    <w:p w14:paraId="5C75708F" w14:textId="4ED86C5F" w:rsidR="00511443" w:rsidRPr="00511443" w:rsidRDefault="00701D8D" w:rsidP="001C624D">
      <w:pPr>
        <w:ind w:left="202" w:firstLine="202"/>
      </w:pPr>
      <w:r>
        <w:t>The current gain of common emitter amplifier is defined as the ratio of change in collector current to the change is base current.</w:t>
      </w:r>
      <w:r w:rsidR="006367CD">
        <w:t xml:space="preserve"> The voltage gain</w:t>
      </w:r>
      <w:r w:rsidR="00696CBA">
        <w:t xml:space="preserve"> is defined as the product of the current gain</w:t>
      </w:r>
      <w:r w:rsidR="00B03377">
        <w:t xml:space="preserve"> and the ratio of the output resistance of the collect</w:t>
      </w:r>
      <w:r w:rsidR="00D07C64">
        <w:t xml:space="preserve"> to the input resistance of the base circuits.</w:t>
      </w:r>
    </w:p>
    <w:p w14:paraId="4E832310" w14:textId="197DCA0B" w:rsidR="00307F02" w:rsidRDefault="007554B6" w:rsidP="00307F02">
      <w:pPr>
        <w:ind w:left="202" w:firstLine="202"/>
        <w:jc w:val="right"/>
      </w:pPr>
      <m:oMath>
        <m:r>
          <w:rPr>
            <w:rFonts w:ascii="Cambria Math" w:hAnsi="Cambria Math"/>
            <w:sz w:val="28"/>
            <w:szCs w:val="28"/>
          </w:rPr>
          <m:t xml:space="preserve">β= </m:t>
        </m:r>
        <m:f>
          <m:fPr>
            <m:ctrlPr>
              <w:rPr>
                <w:rFonts w:ascii="Cambria Math" w:hAnsi="Cambria Math"/>
                <w:i/>
                <w:sz w:val="28"/>
                <w:szCs w:val="28"/>
              </w:rPr>
            </m:ctrlPr>
          </m:fPr>
          <m:num>
            <m:r>
              <m:rPr>
                <m:sty m:val="p"/>
              </m:rPr>
              <w:rPr>
                <w:rFonts w:ascii="Cambria Math" w:hAnsi="Cambria Math"/>
                <w:sz w:val="28"/>
                <w:szCs w:val="28"/>
              </w:rPr>
              <m:t>Δ</m:t>
            </m:r>
            <m:r>
              <w:rPr>
                <w:rFonts w:ascii="Cambria Math" w:hAnsi="Cambria Math"/>
                <w:sz w:val="28"/>
                <w:szCs w:val="28"/>
              </w:rPr>
              <m:t>Ic</m:t>
            </m:r>
          </m:num>
          <m:den>
            <m:r>
              <m:rPr>
                <m:sty m:val="p"/>
              </m:rPr>
              <w:rPr>
                <w:rFonts w:ascii="Cambria Math" w:hAnsi="Cambria Math"/>
                <w:sz w:val="28"/>
                <w:szCs w:val="28"/>
              </w:rPr>
              <m:t>Δ</m:t>
            </m:r>
            <m:r>
              <w:rPr>
                <w:rFonts w:ascii="Cambria Math" w:hAnsi="Cambria Math"/>
                <w:sz w:val="28"/>
                <w:szCs w:val="28"/>
              </w:rPr>
              <m:t>Ib</m:t>
            </m:r>
          </m:den>
        </m:f>
      </m:oMath>
      <w:r w:rsidR="00193280" w:rsidRPr="00641FF4">
        <w:rPr>
          <w:sz w:val="28"/>
          <w:szCs w:val="28"/>
        </w:rPr>
        <w:tab/>
      </w:r>
      <w:r w:rsidR="00307F02">
        <w:tab/>
      </w:r>
      <w:r w:rsidR="00307F02">
        <w:tab/>
      </w:r>
      <w:r w:rsidR="00307F02">
        <w:tab/>
      </w:r>
      <w:r w:rsidR="00307F02">
        <w:tab/>
      </w:r>
      <w:r w:rsidR="00307F02">
        <w:tab/>
      </w:r>
      <w:r w:rsidR="00307F02">
        <w:tab/>
      </w:r>
      <w:r w:rsidR="00307F02">
        <w:tab/>
      </w:r>
      <w:r w:rsidR="00307F02">
        <w:tab/>
        <w:t>(2)</w:t>
      </w:r>
    </w:p>
    <w:p w14:paraId="0459C6CC" w14:textId="5D69F321" w:rsidR="00701D8D" w:rsidRPr="00641FF4" w:rsidRDefault="00193280" w:rsidP="00307F02">
      <w:pPr>
        <w:ind w:left="202" w:firstLine="202"/>
        <w:jc w:val="right"/>
        <w:rPr>
          <w:sz w:val="28"/>
          <w:szCs w:val="28"/>
        </w:rPr>
      </w:pPr>
      <w:r w:rsidRPr="00641FF4">
        <w:rPr>
          <w:sz w:val="28"/>
          <w:szCs w:val="28"/>
        </w:rPr>
        <w:tab/>
      </w:r>
      <m:oMath>
        <m:r>
          <w:rPr>
            <w:rFonts w:ascii="Cambria Math" w:hAnsi="Cambria Math"/>
            <w:sz w:val="28"/>
            <w:szCs w:val="28"/>
          </w:rPr>
          <m:t>Av= β(</m:t>
        </m:r>
        <m:f>
          <m:fPr>
            <m:ctrlPr>
              <w:rPr>
                <w:rFonts w:ascii="Cambria Math" w:hAnsi="Cambria Math"/>
                <w:i/>
                <w:sz w:val="28"/>
                <w:szCs w:val="28"/>
              </w:rPr>
            </m:ctrlPr>
          </m:fPr>
          <m:num>
            <m:r>
              <w:rPr>
                <w:rFonts w:ascii="Cambria Math" w:hAnsi="Cambria Math"/>
                <w:sz w:val="28"/>
                <w:szCs w:val="28"/>
              </w:rPr>
              <m:t>Rc</m:t>
            </m:r>
          </m:num>
          <m:den>
            <m:r>
              <w:rPr>
                <w:rFonts w:ascii="Cambria Math" w:hAnsi="Cambria Math"/>
                <w:sz w:val="28"/>
                <w:szCs w:val="28"/>
              </w:rPr>
              <m:t>Rb</m:t>
            </m:r>
          </m:den>
        </m:f>
        <m:r>
          <w:rPr>
            <w:rFonts w:ascii="Cambria Math" w:hAnsi="Cambria Math"/>
            <w:sz w:val="28"/>
            <w:szCs w:val="28"/>
          </w:rPr>
          <m:t>)</m:t>
        </m:r>
      </m:oMath>
      <w:r w:rsidR="00307F02">
        <w:tab/>
      </w:r>
      <w:r w:rsidR="00307F02">
        <w:tab/>
      </w:r>
      <w:r w:rsidR="00307F02">
        <w:tab/>
      </w:r>
      <w:r w:rsidR="00307F02">
        <w:tab/>
      </w:r>
      <w:r w:rsidR="00307F02">
        <w:tab/>
      </w:r>
      <w:r w:rsidR="00307F02">
        <w:tab/>
      </w:r>
      <w:r w:rsidR="00307F02">
        <w:tab/>
        <w:t>(</w:t>
      </w:r>
      <m:oMath>
        <m:r>
          <w:rPr>
            <w:rFonts w:ascii="Cambria Math" w:hAnsi="Cambria Math"/>
          </w:rPr>
          <m:t>3)</m:t>
        </m:r>
      </m:oMath>
    </w:p>
    <w:p w14:paraId="6B971BE5" w14:textId="14265DDD" w:rsidR="007240C0" w:rsidRDefault="007240C0" w:rsidP="001C624D">
      <w:pPr>
        <w:ind w:left="202" w:firstLine="202"/>
      </w:pPr>
    </w:p>
    <w:p w14:paraId="17EA98AD" w14:textId="5E579CB1" w:rsidR="00D50D35" w:rsidRDefault="00512C83" w:rsidP="001C624D">
      <w:pPr>
        <w:ind w:left="202" w:firstLine="202"/>
      </w:pPr>
      <w:r>
        <w:t>We determined the resistance value R</w:t>
      </w:r>
      <w:r w:rsidR="00D15E50">
        <w:t xml:space="preserve">e as </w:t>
      </w:r>
      <w:r w:rsidR="0045322E">
        <w:t xml:space="preserve">the </w:t>
      </w:r>
      <w:r w:rsidR="00570070">
        <w:t xml:space="preserve">current gain, alpha, divided by the </w:t>
      </w:r>
      <w:r w:rsidR="00D50D35">
        <w:t xml:space="preserve">desired collector current, </w:t>
      </w:r>
      <w:proofErr w:type="spellStart"/>
      <w:r w:rsidR="00D50D35">
        <w:t>Ic</w:t>
      </w:r>
      <w:proofErr w:type="spellEnd"/>
      <w:r w:rsidR="00D50D35">
        <w:t>.</w:t>
      </w:r>
      <w:ins w:id="9" w:author="Aaron Tobias" w:date="2019-12-06T23:48:00Z">
        <w:r w:rsidR="00B5013C">
          <w:t xml:space="preserve"> We can also find </w:t>
        </w:r>
        <w:proofErr w:type="spellStart"/>
        <w:r w:rsidR="00B5013C">
          <w:t>R</w:t>
        </w:r>
      </w:ins>
      <w:ins w:id="10" w:author="Aaron Tobias" w:date="2019-12-06T23:50:00Z">
        <w:r w:rsidR="003B7985">
          <w:t>c</w:t>
        </w:r>
        <w:proofErr w:type="spellEnd"/>
        <w:r w:rsidR="003B7985">
          <w:t xml:space="preserve"> by dividing 0.3V by the collector </w:t>
        </w:r>
      </w:ins>
      <w:r w:rsidR="003B7985">
        <w:t>current.</w:t>
      </w:r>
      <w:r w:rsidR="00210603">
        <w:t xml:space="preserve"> </w:t>
      </w:r>
      <w:proofErr w:type="spellStart"/>
      <w:proofErr w:type="gramStart"/>
      <w:r w:rsidR="00B5013C">
        <w:t>We</w:t>
      </w:r>
      <w:proofErr w:type="spellEnd"/>
      <w:proofErr w:type="gramEnd"/>
      <w:ins w:id="11" w:author="Aaron Tobias" w:date="2019-12-06T23:48:00Z">
        <w:r w:rsidR="00B5013C">
          <w:t xml:space="preserve"> can also find RC by</w:t>
        </w:r>
      </w:ins>
      <w:ins w:id="12" w:author="Joshua Newman" w:date="2019-12-06T23:54:00Z">
        <w:r w:rsidR="00D96DC3">
          <w:t>:</w:t>
        </w:r>
      </w:ins>
      <w:ins w:id="13" w:author="Aaron Tobias" w:date="2019-12-06T23:48:00Z">
        <w:r w:rsidR="00B5013C">
          <w:t xml:space="preserve"> </w:t>
        </w:r>
      </w:ins>
    </w:p>
    <w:p w14:paraId="1365D569" w14:textId="3ADD1757" w:rsidR="003C048A" w:rsidRPr="003B7985" w:rsidRDefault="00053589" w:rsidP="003C048A">
      <w:pPr>
        <w:ind w:left="404"/>
        <w:jc w:val="right"/>
        <w:rPr>
          <w:ins w:id="14" w:author="Aaron Tobias" w:date="2019-12-06T23:50:00Z"/>
          <w:oMath/>
          <w:rPrChange w:id="15" w:author="Aaron Tobias" w:date="2019-12-06T23:58:00Z">
            <w:rPr>
              <w:ins w:id="16" w:author="Aaron Tobias" w:date="2019-12-06T23:50:00Z"/>
              <w:rFonts w:ascii="Cambria Math" w:hAnsi="Cambria Math"/>
              <w:oMath/>
            </w:rPr>
          </w:rPrChange>
        </w:rPr>
      </w:pPr>
      <m:oMath>
        <m:r>
          <w:ins w:id="17" w:author="Aaron Tobias" w:date="2019-12-06T23:46:00Z">
            <w:del w:id="18" w:author="Jaret Varn" w:date="2019-12-06T23:50:00Z">
              <w:rPr>
                <w:rFonts w:ascii="Cambria Math" w:hAnsi="Cambria Math"/>
                <w:sz w:val="28"/>
                <w:szCs w:val="28"/>
              </w:rPr>
              <m:t>RE</m:t>
            </w:del>
          </w:ins>
        </m:r>
        <m:r>
          <w:ins w:id="19" w:author="Aaron Tobias" w:date="2019-12-06T23:51:00Z">
            <w:rPr>
              <w:rFonts w:ascii="Cambria Math" w:hAnsi="Cambria Math"/>
              <w:sz w:val="28"/>
              <w:szCs w:val="28"/>
            </w:rPr>
            <m:t>Re</m:t>
          </w:ins>
        </m:r>
        <m:r>
          <w:del w:id="20" w:author="Aaron Tobias" w:date="2019-12-06T23:46:00Z">
            <w:rPr>
              <w:rFonts w:ascii="Cambria Math" w:hAnsi="Cambria Math"/>
              <w:sz w:val="28"/>
              <w:szCs w:val="28"/>
            </w:rPr>
            <m:t>Av</m:t>
          </w:del>
        </m:r>
        <m:r>
          <w:rPr>
            <w:rFonts w:ascii="Cambria Math" w:hAnsi="Cambria Math"/>
            <w:sz w:val="28"/>
            <w:szCs w:val="28"/>
          </w:rPr>
          <m:t>=</m:t>
        </m:r>
        <m:f>
          <m:fPr>
            <m:ctrlPr>
              <w:ins w:id="21" w:author="Jaret Varn" w:date="2019-12-06T23:50:00Z">
                <w:rPr>
                  <w:rFonts w:ascii="Cambria Math" w:hAnsi="Cambria Math"/>
                  <w:i/>
                  <w:sz w:val="28"/>
                  <w:szCs w:val="28"/>
                </w:rPr>
              </w:ins>
            </m:ctrlPr>
          </m:fPr>
          <m:num>
            <m:r>
              <w:ins w:id="22" w:author="Jaret Varn" w:date="2019-12-06T23:50:00Z">
                <w:rPr>
                  <w:rFonts w:ascii="Cambria Math" w:hAnsi="Cambria Math"/>
                  <w:sz w:val="28"/>
                  <w:szCs w:val="28"/>
                </w:rPr>
                <m:t>α</m:t>
              </w:ins>
            </m:r>
          </m:num>
          <m:den>
            <m:sSub>
              <m:sSubPr>
                <m:ctrlPr>
                  <w:ins w:id="23" w:author="Jaret Varn" w:date="2019-12-06T23:50:00Z">
                    <w:rPr>
                      <w:rFonts w:ascii="Cambria Math" w:hAnsi="Cambria Math"/>
                      <w:i/>
                      <w:sz w:val="28"/>
                      <w:szCs w:val="28"/>
                    </w:rPr>
                  </w:ins>
                </m:ctrlPr>
              </m:sSubPr>
              <m:e>
                <m:r>
                  <w:ins w:id="24" w:author="Jaret Varn" w:date="2019-12-06T23:50:00Z">
                    <w:rPr>
                      <w:rFonts w:ascii="Cambria Math" w:hAnsi="Cambria Math"/>
                      <w:sz w:val="28"/>
                      <w:szCs w:val="28"/>
                    </w:rPr>
                    <m:t>I</m:t>
                  </w:ins>
                </m:r>
              </m:e>
              <m:sub>
                <m:r>
                  <w:ins w:id="25" w:author="Jaret Varn" w:date="2019-12-06T23:50:00Z">
                    <w:rPr>
                      <w:rFonts w:ascii="Cambria Math" w:hAnsi="Cambria Math"/>
                      <w:sz w:val="28"/>
                      <w:szCs w:val="28"/>
                    </w:rPr>
                    <m:t>c</m:t>
                  </w:ins>
                </m:r>
              </m:sub>
            </m:sSub>
          </m:den>
        </m:f>
        <m:r>
          <w:rPr>
            <w:rFonts w:ascii="Cambria Math" w:hAnsi="Cambria Math"/>
            <w:sz w:val="28"/>
            <w:szCs w:val="28"/>
          </w:rPr>
          <m:t xml:space="preserve"> </m:t>
        </m:r>
        <m:r>
          <w:del w:id="26" w:author="Aaron Tobias" w:date="2019-12-06T23:46:00Z">
            <w:rPr>
              <w:rFonts w:ascii="Cambria Math" w:hAnsi="Cambria Math"/>
              <w:sz w:val="28"/>
              <w:szCs w:val="28"/>
            </w:rPr>
            <m:t>β</m:t>
          </w:del>
        </m:r>
        <m:d>
          <m:dPr>
            <m:ctrlPr>
              <w:del w:id="27" w:author="Jaret Varn" w:date="2019-12-06T23:48:00Z">
                <w:rPr>
                  <w:rFonts w:ascii="Cambria Math" w:hAnsi="Cambria Math"/>
                  <w:i/>
                  <w:sz w:val="28"/>
                  <w:szCs w:val="28"/>
                </w:rPr>
              </w:del>
            </m:ctrlPr>
          </m:dPr>
          <m:e>
            <m:f>
              <m:fPr>
                <m:ctrlPr>
                  <w:del w:id="28" w:author="Jaret Varn" w:date="2019-12-06T23:48:00Z">
                    <w:rPr>
                      <w:rFonts w:ascii="Cambria Math" w:hAnsi="Cambria Math"/>
                      <w:i/>
                      <w:sz w:val="28"/>
                      <w:szCs w:val="28"/>
                    </w:rPr>
                  </w:del>
                </m:ctrlPr>
              </m:fPr>
              <m:num>
                <m:r>
                  <w:ins w:id="29" w:author="Aaron Tobias" w:date="2019-12-06T23:46:00Z">
                    <w:del w:id="30" w:author="Jaret Varn" w:date="2019-12-06T23:48:00Z">
                      <w:rPr>
                        <w:rFonts w:ascii="Cambria Math" w:hAnsi="Cambria Math"/>
                        <w:sz w:val="28"/>
                        <w:szCs w:val="28"/>
                      </w:rPr>
                      <m:t>α</m:t>
                    </w:del>
                  </w:ins>
                </m:r>
                <m:r>
                  <w:del w:id="31" w:author="Jaret Varn" w:date="2019-12-06T23:48:00Z">
                    <w:rPr>
                      <w:rFonts w:ascii="Cambria Math" w:hAnsi="Cambria Math"/>
                      <w:sz w:val="28"/>
                      <w:szCs w:val="28"/>
                    </w:rPr>
                    <m:t>Rc</m:t>
                  </w:del>
                </m:r>
              </m:num>
              <m:den>
                <m:r>
                  <w:del w:id="32" w:author="Jaret Varn" w:date="2019-12-06T23:48:00Z">
                    <w:rPr>
                      <w:rFonts w:ascii="Cambria Math" w:hAnsi="Cambria Math"/>
                      <w:sz w:val="28"/>
                      <w:szCs w:val="28"/>
                    </w:rPr>
                    <m:t>Rb</m:t>
                  </w:del>
                </m:r>
              </m:den>
            </m:f>
            <m:r>
              <w:ins w:id="33" w:author="Aaron Tobias" w:date="2019-12-06T23:47:00Z">
                <w:del w:id="34" w:author="Jaret Varn" w:date="2019-12-06T23:48:00Z">
                  <w:rPr>
                    <w:rFonts w:ascii="Cambria Math" w:hAnsi="Cambria Math"/>
                    <w:sz w:val="28"/>
                    <w:szCs w:val="28"/>
                  </w:rPr>
                  <m:t>Ic</m:t>
                </w:del>
              </w:ins>
            </m:r>
          </m:e>
        </m:d>
      </m:oMath>
      <w:r w:rsidR="00D50D35">
        <w:tab/>
      </w:r>
      <w:r w:rsidR="00D50D35">
        <w:tab/>
      </w:r>
      <w:del w:id="35" w:author="Joshua Newman" w:date="2019-12-06T23:53:00Z">
        <w:r w:rsidR="00D50D35">
          <w:tab/>
        </w:r>
      </w:del>
      <w:r w:rsidR="00D50D35">
        <w:tab/>
      </w:r>
      <w:r w:rsidR="00D50D35">
        <w:tab/>
      </w:r>
      <w:r w:rsidR="00D50D35">
        <w:tab/>
      </w:r>
      <w:ins w:id="36" w:author="Jaret Varn" w:date="2019-12-06T23:50:00Z">
        <w:r w:rsidR="003C048A">
          <w:tab/>
        </w:r>
        <w:r w:rsidR="003C048A">
          <w:tab/>
        </w:r>
      </w:ins>
      <w:r w:rsidR="00D50D35">
        <w:tab/>
        <w:t>(</w:t>
      </w:r>
      <m:oMath>
        <m:r>
          <w:ins w:id="37" w:author="Aaron Tobias" w:date="2019-12-06T23:47:00Z">
            <w:rPr>
              <w:rFonts w:ascii="Cambria Math" w:hAnsi="Cambria Math"/>
            </w:rPr>
            <m:t>4</m:t>
          </w:ins>
        </m:r>
        <m:r>
          <w:del w:id="38" w:author="Aaron Tobias" w:date="2019-12-06T23:47:00Z">
            <w:rPr>
              <w:rFonts w:ascii="Cambria Math" w:hAnsi="Cambria Math"/>
            </w:rPr>
            <m:t>3</m:t>
          </w:del>
        </m:r>
        <m:r>
          <w:rPr>
            <w:rFonts w:ascii="Cambria Math" w:hAnsi="Cambria Math"/>
          </w:rPr>
          <m:t>)</m:t>
        </m:r>
      </m:oMath>
    </w:p>
    <w:p w14:paraId="0D424B46" w14:textId="2A207D94" w:rsidR="003B7985" w:rsidRDefault="00053589" w:rsidP="003B7985">
      <w:pPr>
        <w:ind w:left="404"/>
        <w:jc w:val="right"/>
        <w:rPr>
          <w:ins w:id="39" w:author="Aaron Tobias" w:date="2019-12-06T23:50:00Z"/>
        </w:rPr>
      </w:pPr>
      <m:oMath>
        <m:r>
          <w:ins w:id="40" w:author="Aaron Tobias" w:date="2019-12-06T23:50:00Z">
            <w:rPr>
              <w:rFonts w:ascii="Cambria Math" w:hAnsi="Cambria Math"/>
              <w:sz w:val="28"/>
              <w:szCs w:val="28"/>
            </w:rPr>
            <m:t>Rc</m:t>
          </w:ins>
        </m:r>
        <m:r>
          <w:ins w:id="41" w:author="Aaron Tobias" w:date="2019-12-06T23:50:00Z">
            <w:rPr>
              <w:rFonts w:ascii="Cambria Math" w:hAnsi="Cambria Math"/>
              <w:sz w:val="28"/>
              <w:szCs w:val="28"/>
            </w:rPr>
            <m:t xml:space="preserve">= </m:t>
          </w:ins>
        </m:r>
        <m:r>
          <w:ins w:id="42" w:author="Aaron Tobias" w:date="2019-12-06T23:50:00Z">
            <w:rPr>
              <w:rFonts w:ascii="Cambria Math" w:hAnsi="Cambria Math"/>
              <w:sz w:val="28"/>
              <w:szCs w:val="28"/>
            </w:rPr>
            <m:t>(</m:t>
          </w:ins>
        </m:r>
        <m:f>
          <m:fPr>
            <m:ctrlPr>
              <w:ins w:id="43" w:author="Aaron Tobias" w:date="2019-12-06T23:50:00Z">
                <w:rPr>
                  <w:rFonts w:ascii="Cambria Math" w:hAnsi="Cambria Math"/>
                  <w:i/>
                  <w:sz w:val="28"/>
                  <w:szCs w:val="28"/>
                </w:rPr>
              </w:ins>
            </m:ctrlPr>
          </m:fPr>
          <m:num>
            <m:r>
              <w:ins w:id="44" w:author="Aaron Tobias" w:date="2019-12-06T23:50:00Z">
                <w:rPr>
                  <w:rFonts w:ascii="Cambria Math" w:hAnsi="Cambria Math"/>
                  <w:sz w:val="28"/>
                  <w:szCs w:val="28"/>
                </w:rPr>
                <m:t>0.3V</m:t>
              </w:ins>
            </m:r>
          </m:num>
          <m:den>
            <m:r>
              <w:ins w:id="45" w:author="Aaron Tobias" w:date="2019-12-06T23:50:00Z">
                <w:rPr>
                  <w:rFonts w:ascii="Cambria Math" w:hAnsi="Cambria Math"/>
                  <w:sz w:val="28"/>
                  <w:szCs w:val="28"/>
                </w:rPr>
                <m:t>Ic</m:t>
              </w:ins>
            </m:r>
          </m:den>
        </m:f>
        <m:r>
          <w:ins w:id="46" w:author="Aaron Tobias" w:date="2019-12-06T23:50:00Z">
            <w:rPr>
              <w:rFonts w:ascii="Cambria Math" w:hAnsi="Cambria Math"/>
              <w:sz w:val="28"/>
              <w:szCs w:val="28"/>
            </w:rPr>
            <m:t>)</m:t>
          </w:ins>
        </m:r>
      </m:oMath>
      <w:ins w:id="47" w:author="Aaron Tobias" w:date="2019-12-06T23:50:00Z">
        <w:r w:rsidR="003B7985">
          <w:tab/>
        </w:r>
        <w:r w:rsidR="003B7985">
          <w:tab/>
        </w:r>
        <w:r w:rsidR="003B7985">
          <w:tab/>
        </w:r>
        <w:r w:rsidR="003B7985">
          <w:tab/>
        </w:r>
        <w:r w:rsidR="003B7985">
          <w:tab/>
        </w:r>
        <w:r w:rsidR="003B7985">
          <w:tab/>
        </w:r>
        <w:r w:rsidR="003B7985">
          <w:tab/>
          <w:t>(</w:t>
        </w:r>
        <m:oMath>
          <m:r>
            <w:rPr>
              <w:rFonts w:ascii="Cambria Math" w:hAnsi="Cambria Math"/>
            </w:rPr>
            <m:t>5)</m:t>
          </m:r>
        </m:oMath>
      </w:ins>
    </w:p>
    <w:p w14:paraId="0F1755C6" w14:textId="77777777" w:rsidR="003B7985" w:rsidRPr="00946B62" w:rsidRDefault="003B7985" w:rsidP="00D50D35">
      <w:pPr>
        <w:ind w:left="404"/>
        <w:jc w:val="right"/>
        <w:pPrChange w:id="48" w:author="Aaron Tobias" w:date="2019-12-06T23:46:00Z">
          <w:pPr>
            <w:ind w:left="202" w:firstLine="202"/>
          </w:pPr>
        </w:pPrChange>
      </w:pPr>
    </w:p>
    <w:p w14:paraId="383E9404" w14:textId="291EF91B" w:rsidR="00946B62" w:rsidRDefault="00946B62" w:rsidP="00946B62">
      <w:pPr>
        <w:rPr>
          <w:ins w:id="49" w:author="Aaron Tobias" w:date="2019-12-06T23:51:00Z"/>
        </w:rPr>
        <w:pPrChange w:id="50" w:author="Aaron Tobias" w:date="2019-12-06T23:51:00Z">
          <w:pPr>
            <w:ind w:left="202" w:firstLine="202"/>
          </w:pPr>
        </w:pPrChange>
      </w:pPr>
      <w:ins w:id="51" w:author="Aaron Tobias" w:date="2019-12-06T23:52:00Z">
        <w:r>
          <w:tab/>
          <w:t xml:space="preserve">These give us values of 99Ω and 750Ω, for Re and </w:t>
        </w:r>
        <w:proofErr w:type="spellStart"/>
        <w:r>
          <w:t>Rc</w:t>
        </w:r>
        <w:proofErr w:type="spellEnd"/>
        <w:r>
          <w:t>, respectively.</w:t>
        </w:r>
      </w:ins>
    </w:p>
    <w:p w14:paraId="4F35812B" w14:textId="722F33FE" w:rsidR="007240C0" w:rsidRPr="007240C0" w:rsidRDefault="007240C0" w:rsidP="001C624D">
      <w:pPr>
        <w:ind w:left="202" w:firstLine="202"/>
      </w:pPr>
      <w:r>
        <w:t>The advantages of using a common emitter amplifier</w:t>
      </w:r>
      <w:r w:rsidR="008849DD">
        <w:t xml:space="preserve"> is a</w:t>
      </w:r>
      <w:r w:rsidR="006F2AEB">
        <w:t>s follows:</w:t>
      </w:r>
      <w:r w:rsidR="00192925">
        <w:t xml:space="preserve"> it has a</w:t>
      </w:r>
      <w:r w:rsidR="008849DD">
        <w:t xml:space="preserve"> low input impedance and it is an inverting amplifier</w:t>
      </w:r>
      <w:r w:rsidR="006F2AEB">
        <w:t xml:space="preserve">, the output impedance of this amplifier is high, the amplifier has highest power gain when combined with medium voltage and current gain, </w:t>
      </w:r>
      <w:r w:rsidR="00A22E92">
        <w:t xml:space="preserve">and </w:t>
      </w:r>
      <w:r w:rsidR="006F2AEB">
        <w:t xml:space="preserve">the current gain of the common emitter amplifier is high. </w:t>
      </w:r>
    </w:p>
    <w:p w14:paraId="0F3F1853" w14:textId="77777777" w:rsidR="006714FB" w:rsidRPr="006714FB" w:rsidRDefault="006714FB" w:rsidP="001C624D">
      <w:pPr>
        <w:ind w:left="202" w:firstLine="202"/>
      </w:pPr>
    </w:p>
    <w:p w14:paraId="6DD2032B" w14:textId="7C8F15E0" w:rsidR="00E97B99" w:rsidRDefault="00322645" w:rsidP="00322645">
      <w:pPr>
        <w:ind w:left="202"/>
        <w:jc w:val="center"/>
      </w:pPr>
      <w:r>
        <w:rPr>
          <w:noProof/>
        </w:rPr>
        <w:drawing>
          <wp:inline distT="0" distB="0" distL="0" distR="0" wp14:anchorId="571FE351" wp14:editId="20790241">
            <wp:extent cx="978535" cy="2425147"/>
            <wp:effectExtent l="0" t="0" r="0" b="0"/>
            <wp:docPr id="2699695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rotWithShape="1">
                    <a:blip r:embed="rId16">
                      <a:extLst>
                        <a:ext uri="{28A0092B-C50C-407E-A947-70E740481C1C}">
                          <a14:useLocalDpi xmlns:a14="http://schemas.microsoft.com/office/drawing/2010/main" val="0"/>
                        </a:ext>
                      </a:extLst>
                    </a:blip>
                    <a:srcRect b="9173"/>
                    <a:stretch/>
                  </pic:blipFill>
                  <pic:spPr bwMode="auto">
                    <a:xfrm>
                      <a:off x="0" y="0"/>
                      <a:ext cx="979108" cy="2426567"/>
                    </a:xfrm>
                    <a:prstGeom prst="rect">
                      <a:avLst/>
                    </a:prstGeom>
                    <a:ln>
                      <a:noFill/>
                    </a:ln>
                    <a:extLst>
                      <a:ext uri="{53640926-AAD7-44D8-BBD7-CCE9431645EC}">
                        <a14:shadowObscured xmlns:a14="http://schemas.microsoft.com/office/drawing/2010/main"/>
                      </a:ext>
                    </a:extLst>
                  </pic:spPr>
                </pic:pic>
              </a:graphicData>
            </a:graphic>
          </wp:inline>
        </w:drawing>
      </w:r>
    </w:p>
    <w:p w14:paraId="5234521F" w14:textId="4B35C79C" w:rsidR="008775FA" w:rsidRPr="008775FA" w:rsidRDefault="00322645" w:rsidP="008775FA">
      <w:pPr>
        <w:ind w:left="202"/>
        <w:jc w:val="center"/>
      </w:pPr>
      <w:r>
        <w:t>Figure 4. Common Emitter Stage</w:t>
      </w:r>
    </w:p>
    <w:p w14:paraId="24F0B69B" w14:textId="6B585749" w:rsidR="00CA2E29" w:rsidRPr="00CA2E29" w:rsidRDefault="00210AD8" w:rsidP="00CA2E29">
      <w:pPr>
        <w:pStyle w:val="Heading2"/>
      </w:pPr>
      <w:r>
        <w:t xml:space="preserve">PNP </w:t>
      </w:r>
      <w:r w:rsidR="00AD021C">
        <w:t xml:space="preserve">Emitter Follower </w:t>
      </w:r>
      <w:r>
        <w:t>Stage</w:t>
      </w:r>
    </w:p>
    <w:p w14:paraId="62D6C496" w14:textId="067C6203" w:rsidR="000A284A" w:rsidRDefault="00595A6B" w:rsidP="00210AD8">
      <w:pPr>
        <w:ind w:left="202"/>
        <w:rPr>
          <w:noProof/>
        </w:rPr>
      </w:pPr>
      <w:r>
        <w:t xml:space="preserve">The PNP </w:t>
      </w:r>
      <w:r w:rsidR="0032176C">
        <w:t>common collector, or emitter follower, acts as a voltage buffer betwee</w:t>
      </w:r>
      <w:r w:rsidR="002978A9">
        <w:t>n the common emitter stage and the PNP emitter follower</w:t>
      </w:r>
      <w:r w:rsidR="00595A5C">
        <w:t xml:space="preserve">. It has a relatively high input </w:t>
      </w:r>
      <w:r w:rsidR="00595A5C">
        <w:lastRenderedPageBreak/>
        <w:t xml:space="preserve">impedance and a </w:t>
      </w:r>
      <w:r w:rsidR="00417517">
        <w:t>low output impedance</w:t>
      </w:r>
      <w:r w:rsidR="008E38EB">
        <w:t>. This allows</w:t>
      </w:r>
      <w:r w:rsidR="00436104">
        <w:t xml:space="preserve"> for</w:t>
      </w:r>
      <w:r w:rsidR="008E38EB">
        <w:t xml:space="preserve"> a high voltage </w:t>
      </w:r>
      <w:r w:rsidR="00D440BD">
        <w:t xml:space="preserve">input and a high current </w:t>
      </w:r>
      <w:r w:rsidR="003D2F6C">
        <w:t>output</w:t>
      </w:r>
      <w:r w:rsidR="00D440BD">
        <w:t>.</w:t>
      </w:r>
      <w:ins w:id="52" w:author="Aaron Tobias" w:date="2019-12-06T23:52:00Z">
        <w:r w:rsidR="00946B62">
          <w:t xml:space="preserve"> For Re2 we choose a moderately small resistor value to create a small voltage drop</w:t>
        </w:r>
      </w:ins>
      <w:ins w:id="53" w:author="Aaron Tobias" w:date="2019-12-06T23:53:00Z">
        <w:r w:rsidR="00946B62">
          <w:t xml:space="preserve">, but an increased current. We determined 150Ω to be </w:t>
        </w:r>
      </w:ins>
      <w:r w:rsidR="0082361C">
        <w:t>an</w:t>
      </w:r>
      <w:ins w:id="54" w:author="Aaron Tobias" w:date="2019-12-06T23:53:00Z">
        <w:r w:rsidR="00946B62">
          <w:t xml:space="preserve"> </w:t>
        </w:r>
      </w:ins>
      <w:r w:rsidR="003C0598">
        <w:t>enough</w:t>
      </w:r>
      <w:ins w:id="55" w:author="Aaron Tobias" w:date="2019-12-06T23:53:00Z">
        <w:r w:rsidR="00946B62">
          <w:t xml:space="preserve"> value for our purposes.</w:t>
        </w:r>
      </w:ins>
    </w:p>
    <w:p w14:paraId="6685B2D2" w14:textId="38BC2DAA" w:rsidR="00093B94" w:rsidRPr="00093B94" w:rsidRDefault="00093B94" w:rsidP="00210AD8">
      <w:pPr>
        <w:ind w:left="202"/>
      </w:pPr>
    </w:p>
    <w:p w14:paraId="4A52C0CF" w14:textId="14C2A535" w:rsidR="00447BE9" w:rsidRPr="00447BE9" w:rsidRDefault="008220FD" w:rsidP="00447BE9">
      <w:pPr>
        <w:ind w:left="202"/>
        <w:jc w:val="center"/>
      </w:pPr>
      <w:r>
        <w:rPr>
          <w:noProof/>
        </w:rPr>
        <w:drawing>
          <wp:inline distT="0" distB="0" distL="0" distR="0" wp14:anchorId="746EC669" wp14:editId="0F509090">
            <wp:extent cx="731453" cy="2655736"/>
            <wp:effectExtent l="0" t="0" r="0" b="0"/>
            <wp:docPr id="8599744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rotWithShape="1">
                    <a:blip r:embed="rId17">
                      <a:extLst>
                        <a:ext uri="{28A0092B-C50C-407E-A947-70E740481C1C}">
                          <a14:useLocalDpi xmlns:a14="http://schemas.microsoft.com/office/drawing/2010/main" val="0"/>
                        </a:ext>
                      </a:extLst>
                    </a:blip>
                    <a:srcRect b="10654"/>
                    <a:stretch/>
                  </pic:blipFill>
                  <pic:spPr bwMode="auto">
                    <a:xfrm>
                      <a:off x="0" y="0"/>
                      <a:ext cx="731520" cy="2655979"/>
                    </a:xfrm>
                    <a:prstGeom prst="rect">
                      <a:avLst/>
                    </a:prstGeom>
                    <a:ln>
                      <a:noFill/>
                    </a:ln>
                    <a:extLst>
                      <a:ext uri="{53640926-AAD7-44D8-BBD7-CCE9431645EC}">
                        <a14:shadowObscured xmlns:a14="http://schemas.microsoft.com/office/drawing/2010/main"/>
                      </a:ext>
                    </a:extLst>
                  </pic:spPr>
                </pic:pic>
              </a:graphicData>
            </a:graphic>
          </wp:inline>
        </w:drawing>
      </w:r>
    </w:p>
    <w:p w14:paraId="20BECADC" w14:textId="71F2A607" w:rsidR="001703AD" w:rsidRDefault="001703AD" w:rsidP="001703AD">
      <w:pPr>
        <w:ind w:left="202"/>
        <w:jc w:val="center"/>
      </w:pPr>
      <w:r>
        <w:t>Figure 5. PNP Emitter Follower Stage</w:t>
      </w:r>
    </w:p>
    <w:p w14:paraId="4DEF54AA" w14:textId="7C1BE228" w:rsidR="009B05B9" w:rsidRDefault="005B4C8E" w:rsidP="009B05B9">
      <w:pPr>
        <w:pStyle w:val="Heading2"/>
      </w:pPr>
      <w:r>
        <w:t>NPN Emitter Follower Stage</w:t>
      </w:r>
    </w:p>
    <w:p w14:paraId="424A5E5C" w14:textId="2D2B0943" w:rsidR="008A15F0" w:rsidRPr="0015439C" w:rsidRDefault="00C30F81" w:rsidP="00F66A20">
      <w:pPr>
        <w:ind w:firstLine="202"/>
      </w:pPr>
      <w:r>
        <w:t xml:space="preserve">The NPN emitter follower comes after the PNP </w:t>
      </w:r>
      <w:r w:rsidR="00F66A20">
        <w:t xml:space="preserve">emitter follower. The purpose of </w:t>
      </w:r>
      <w:r w:rsidR="006204C7">
        <w:t>this second emitter follower is to offset the V</w:t>
      </w:r>
      <w:r w:rsidR="006204C7">
        <w:rPr>
          <w:vertAlign w:val="subscript"/>
        </w:rPr>
        <w:t>BE</w:t>
      </w:r>
      <w:r w:rsidR="006204C7">
        <w:rPr>
          <w:vertAlign w:val="subscript"/>
        </w:rPr>
        <w:softHyphen/>
        <w:t xml:space="preserve"> </w:t>
      </w:r>
      <w:r w:rsidR="006204C7">
        <w:t xml:space="preserve">voltage offset of the PNP </w:t>
      </w:r>
      <w:r w:rsidR="009E46AA">
        <w:t xml:space="preserve">transistor with the </w:t>
      </w:r>
      <w:r w:rsidR="0015439C">
        <w:t>V</w:t>
      </w:r>
      <w:r w:rsidR="0015439C">
        <w:rPr>
          <w:vertAlign w:val="subscript"/>
        </w:rPr>
        <w:t>BE</w:t>
      </w:r>
      <w:r w:rsidR="0015439C">
        <w:t xml:space="preserve"> voltage of</w:t>
      </w:r>
      <w:r w:rsidR="00DF1B1F">
        <w:t xml:space="preserve"> the NPN transistor. </w:t>
      </w:r>
      <w:r w:rsidR="00A7276D">
        <w:t xml:space="preserve">Both the NPN and PNP emitter followers </w:t>
      </w:r>
      <w:r w:rsidR="00D96D06">
        <w:t xml:space="preserve">allow for the proper </w:t>
      </w:r>
      <w:r w:rsidR="00AE0C6A">
        <w:t>power to be delivered to the load</w:t>
      </w:r>
      <w:r w:rsidR="00CE76C6">
        <w:t xml:space="preserve"> and</w:t>
      </w:r>
      <w:r w:rsidR="00440E7E">
        <w:t xml:space="preserve"> give an overall voltage gain close to unity. </w:t>
      </w:r>
      <w:ins w:id="56" w:author="Aaron Tobias" w:date="2019-12-06T23:53:00Z">
        <w:r w:rsidR="00946B62">
          <w:t>Again, a small resistor value decrease</w:t>
        </w:r>
      </w:ins>
      <w:ins w:id="57" w:author="Aaron Tobias" w:date="2019-12-06T23:55:00Z">
        <w:r w:rsidR="00946B62">
          <w:t xml:space="preserve">s </w:t>
        </w:r>
      </w:ins>
      <w:ins w:id="58" w:author="Aaron Tobias" w:date="2019-12-06T23:53:00Z">
        <w:r w:rsidR="00946B62">
          <w:t xml:space="preserve">voltage but increases the current gain. A resistor </w:t>
        </w:r>
      </w:ins>
      <w:ins w:id="59" w:author="Aaron Tobias" w:date="2019-12-06T23:54:00Z">
        <w:r w:rsidR="00946B62">
          <w:t>value of 90Ω was used.</w:t>
        </w:r>
      </w:ins>
    </w:p>
    <w:p w14:paraId="48434CEE" w14:textId="5825704D" w:rsidR="005463E8" w:rsidRPr="005463E8" w:rsidRDefault="00F5793C" w:rsidP="00F5793C">
      <w:pPr>
        <w:ind w:left="202"/>
        <w:jc w:val="center"/>
      </w:pPr>
      <w:r>
        <w:rPr>
          <w:noProof/>
        </w:rPr>
        <w:drawing>
          <wp:inline distT="0" distB="0" distL="0" distR="0" wp14:anchorId="2F522319" wp14:editId="0779AAEA">
            <wp:extent cx="950595" cy="2910178"/>
            <wp:effectExtent l="0" t="0" r="1905" b="5080"/>
            <wp:docPr id="10765892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rotWithShape="1">
                    <a:blip r:embed="rId18">
                      <a:extLst>
                        <a:ext uri="{28A0092B-C50C-407E-A947-70E740481C1C}">
                          <a14:useLocalDpi xmlns:a14="http://schemas.microsoft.com/office/drawing/2010/main" val="0"/>
                        </a:ext>
                      </a:extLst>
                    </a:blip>
                    <a:srcRect b="14030"/>
                    <a:stretch/>
                  </pic:blipFill>
                  <pic:spPr bwMode="auto">
                    <a:xfrm>
                      <a:off x="0" y="0"/>
                      <a:ext cx="951196" cy="2912018"/>
                    </a:xfrm>
                    <a:prstGeom prst="rect">
                      <a:avLst/>
                    </a:prstGeom>
                    <a:ln>
                      <a:noFill/>
                    </a:ln>
                    <a:extLst>
                      <a:ext uri="{53640926-AAD7-44D8-BBD7-CCE9431645EC}">
                        <a14:shadowObscured xmlns:a14="http://schemas.microsoft.com/office/drawing/2010/main"/>
                      </a:ext>
                    </a:extLst>
                  </pic:spPr>
                </pic:pic>
              </a:graphicData>
            </a:graphic>
          </wp:inline>
        </w:drawing>
      </w:r>
    </w:p>
    <w:p w14:paraId="5016D138" w14:textId="279CF5A2" w:rsidR="00061BFB" w:rsidRPr="00061BFB" w:rsidRDefault="00F5793C" w:rsidP="00B01F58">
      <w:pPr>
        <w:ind w:left="202"/>
        <w:jc w:val="center"/>
      </w:pPr>
      <w:r>
        <w:t>Figure 6. NPN Emitter Follower Stage</w:t>
      </w:r>
    </w:p>
    <w:p w14:paraId="7BE6A21E" w14:textId="1C010736" w:rsidR="00D44D86" w:rsidRPr="00B23C5D" w:rsidRDefault="00BE3779" w:rsidP="00B23C5D">
      <w:pPr>
        <w:pStyle w:val="Heading1"/>
      </w:pPr>
      <w:r>
        <w:t>Summary and Results</w:t>
      </w:r>
    </w:p>
    <w:p w14:paraId="0CACEDFC" w14:textId="448A63E9" w:rsidR="00F1795D" w:rsidRDefault="000A56E5" w:rsidP="006A1793">
      <w:pPr>
        <w:ind w:firstLine="202"/>
      </w:pPr>
      <w:r>
        <w:t>After design considerations were finalized, the circuit was simulated and analyzed to find certain figure</w:t>
      </w:r>
      <w:ins w:id="60" w:author="Aaron Tobias" w:date="2019-12-06T23:54:00Z">
        <w:r w:rsidR="00946B62">
          <w:t>s</w:t>
        </w:r>
      </w:ins>
      <w:del w:id="61" w:author="Aaron Tobias" w:date="2019-12-06T23:54:00Z">
        <w:r w:rsidDel="00946B62">
          <w:delText>d</w:delText>
        </w:r>
      </w:del>
      <w:r>
        <w:t xml:space="preserve"> of merit and </w:t>
      </w:r>
      <w:r w:rsidR="00382CE5">
        <w:t>confirm that the design operates within the specified</w:t>
      </w:r>
      <w:ins w:id="62" w:author="Aaron Tobias" w:date="2019-12-06T23:54:00Z">
        <w:r w:rsidR="00382CE5">
          <w:t xml:space="preserve"> </w:t>
        </w:r>
      </w:ins>
      <w:del w:id="63" w:author="Aaron Tobias" w:date="2019-12-06T23:54:00Z">
        <w:r w:rsidR="00382CE5" w:rsidDel="00946B62">
          <w:delText xml:space="preserve"> </w:delText>
        </w:r>
        <w:r w:rsidR="00382CE5">
          <w:delText xml:space="preserve">design </w:delText>
        </w:r>
      </w:del>
      <w:r w:rsidR="00382CE5">
        <w:t xml:space="preserve">parameters. </w:t>
      </w:r>
      <w:r w:rsidR="009B2BD2">
        <w:t xml:space="preserve">As shown in table 3, </w:t>
      </w:r>
      <w:r w:rsidR="00554797">
        <w:t xml:space="preserve">the quiescent power supply current, small-signal voltage gain deviation, and 1-dB output compression point are all within the required specifications. </w:t>
      </w:r>
      <w:r w:rsidR="004878F9">
        <w:t>In any engineering of electronics, you will encounter trade-offs in your design. Since this is a class A amplifi</w:t>
      </w:r>
      <w:r w:rsidR="005705DA">
        <w:t xml:space="preserve">er, </w:t>
      </w:r>
      <w:r w:rsidR="00E96452">
        <w:t xml:space="preserve">it would not be </w:t>
      </w:r>
      <w:r w:rsidR="003A4A60">
        <w:t>the chosen design for a high</w:t>
      </w:r>
      <w:r w:rsidR="008C2A81">
        <w:t>-</w:t>
      </w:r>
      <w:r w:rsidR="003A4A60">
        <w:t xml:space="preserve">power </w:t>
      </w:r>
      <w:r w:rsidR="006578C6">
        <w:t>amplifier application due to thermal power sup</w:t>
      </w:r>
      <w:r w:rsidR="00B7097A">
        <w:t>ply considerations</w:t>
      </w:r>
      <w:r w:rsidR="003C62F3">
        <w:t xml:space="preserve">. </w:t>
      </w:r>
      <w:ins w:id="64" w:author="Joshua Newman" w:date="2019-12-06T23:16:00Z">
        <w:r w:rsidR="006665F0">
          <w:t>This me</w:t>
        </w:r>
      </w:ins>
      <w:ins w:id="65" w:author="Joshua Newman" w:date="2019-12-06T23:17:00Z">
        <w:r w:rsidR="006665F0">
          <w:t>ans</w:t>
        </w:r>
      </w:ins>
      <w:ins w:id="66" w:author="Aaron Tobias" w:date="2019-12-06T23:54:00Z">
        <w:r w:rsidR="00946B62">
          <w:t xml:space="preserve"> that</w:t>
        </w:r>
      </w:ins>
      <w:ins w:id="67" w:author="Joshua Newman" w:date="2019-12-06T23:17:00Z">
        <w:r w:rsidR="006665F0">
          <w:t xml:space="preserve"> class A amplifiers </w:t>
        </w:r>
        <w:r w:rsidR="007E1573">
          <w:t>are inefficient, but</w:t>
        </w:r>
      </w:ins>
      <w:del w:id="68" w:author="Joshua Newman" w:date="2019-12-06T23:17:00Z">
        <w:r w:rsidR="003C62F3">
          <w:delText>But, class-A amplifiers</w:delText>
        </w:r>
      </w:del>
      <w:r w:rsidR="003C62F3">
        <w:t xml:space="preserve"> </w:t>
      </w:r>
      <w:del w:id="69" w:author="Aaron Tobias" w:date="2019-12-06T23:54:00Z">
        <w:r w:rsidR="003C62F3">
          <w:delText xml:space="preserve">are one of the best sounding </w:delText>
        </w:r>
      </w:del>
      <w:ins w:id="70" w:author="Aaron Tobias" w:date="2019-12-06T23:54:00Z">
        <w:r w:rsidR="00946B62">
          <w:t>result in the best</w:t>
        </w:r>
      </w:ins>
      <w:ins w:id="71" w:author="Aaron Tobias" w:date="2019-12-06T23:55:00Z">
        <w:r w:rsidR="00946B62">
          <w:t xml:space="preserve"> output sound </w:t>
        </w:r>
      </w:ins>
      <w:r w:rsidR="003C62F3">
        <w:t>of all the amplifier classes</w:t>
      </w:r>
      <w:r w:rsidR="005714CD">
        <w:t xml:space="preserve"> </w:t>
      </w:r>
      <w:r w:rsidR="00B52AB0">
        <w:t xml:space="preserve">and are commonly used in high fidelity audio amplifier design. </w:t>
      </w:r>
      <w:ins w:id="72" w:author="Joshua Newman" w:date="2019-12-06T23:17:00Z">
        <w:r w:rsidR="005437B1">
          <w:t xml:space="preserve">One modification we could make to our amplifier would be to go to a class-AB amplifier. </w:t>
        </w:r>
      </w:ins>
      <w:r w:rsidR="00C524B3">
        <w:t xml:space="preserve">This would allow </w:t>
      </w:r>
      <w:r w:rsidR="005C0A86">
        <w:t xml:space="preserve">for better efficiency and </w:t>
      </w:r>
      <w:r w:rsidR="000F201E">
        <w:t>less over</w:t>
      </w:r>
      <w:r w:rsidR="00010726">
        <w:t>-</w:t>
      </w:r>
      <w:r w:rsidR="000F201E">
        <w:t xml:space="preserve">heating. </w:t>
      </w:r>
    </w:p>
    <w:p w14:paraId="1F7055CF" w14:textId="77777777" w:rsidR="00794B7F" w:rsidRPr="00794B7F" w:rsidRDefault="00794B7F" w:rsidP="00A33216">
      <w:pPr>
        <w:jc w:val="center"/>
        <w:rPr>
          <w:sz w:val="24"/>
          <w:szCs w:val="24"/>
        </w:rPr>
      </w:pPr>
    </w:p>
    <w:tbl>
      <w:tblPr>
        <w:tblW w:w="4815" w:type="dxa"/>
        <w:jc w:val="center"/>
        <w:tblCellMar>
          <w:top w:w="15" w:type="dxa"/>
          <w:left w:w="15" w:type="dxa"/>
          <w:bottom w:w="15" w:type="dxa"/>
          <w:right w:w="15" w:type="dxa"/>
        </w:tblCellMar>
        <w:tblLook w:val="04A0" w:firstRow="1" w:lastRow="0" w:firstColumn="1" w:lastColumn="0" w:noHBand="0" w:noVBand="1"/>
      </w:tblPr>
      <w:tblGrid>
        <w:gridCol w:w="1085"/>
        <w:gridCol w:w="965"/>
        <w:gridCol w:w="1314"/>
        <w:gridCol w:w="1451"/>
      </w:tblGrid>
      <w:tr w:rsidR="00794B7F" w:rsidRPr="00794B7F" w14:paraId="3EFED791" w14:textId="77777777" w:rsidTr="00A33216">
        <w:trPr>
          <w:trHeight w:val="49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8BBEB" w14:textId="77777777" w:rsidR="00794B7F" w:rsidRPr="00794B7F" w:rsidRDefault="00794B7F" w:rsidP="00794B7F">
            <w:pPr>
              <w:jc w:val="center"/>
            </w:pPr>
            <w:r w:rsidRPr="00794B7F">
              <w:rPr>
                <w:b/>
                <w:color w:val="000000"/>
              </w:rPr>
              <w:t>Collector Current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DF86C" w14:textId="77777777" w:rsidR="00794B7F" w:rsidRPr="00794B7F" w:rsidRDefault="00794B7F" w:rsidP="00794B7F">
            <w:pPr>
              <w:jc w:val="center"/>
            </w:pPr>
            <w:r w:rsidRPr="00794B7F">
              <w:rPr>
                <w:b/>
                <w:color w:val="000000"/>
              </w:rPr>
              <w:t>Data Sheet Rating (mA)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FF6BD" w14:textId="77777777" w:rsidR="00794B7F" w:rsidRPr="00794B7F" w:rsidRDefault="00794B7F" w:rsidP="00794B7F">
            <w:pPr>
              <w:jc w:val="center"/>
            </w:pPr>
            <w:r w:rsidRPr="00794B7F">
              <w:rPr>
                <w:b/>
                <w:color w:val="000000"/>
              </w:rPr>
              <w:t>Simulated Quiescent Value (mA)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990A5" w14:textId="77777777" w:rsidR="00794B7F" w:rsidRPr="00794B7F" w:rsidRDefault="00794B7F" w:rsidP="00794B7F">
            <w:pPr>
              <w:jc w:val="center"/>
            </w:pPr>
            <w:r w:rsidRPr="00794B7F">
              <w:rPr>
                <w:b/>
                <w:color w:val="000000"/>
              </w:rPr>
              <w:t>Simulated Maximum Transient Value (mA)</w:t>
            </w:r>
          </w:p>
        </w:tc>
      </w:tr>
      <w:tr w:rsidR="00794B7F" w:rsidRPr="00794B7F" w14:paraId="5F6F1B69" w14:textId="77777777" w:rsidTr="00A33216">
        <w:trPr>
          <w:trHeight w:val="24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0B668" w14:textId="77777777" w:rsidR="00794B7F" w:rsidRPr="00794B7F" w:rsidRDefault="00794B7F" w:rsidP="00794B7F">
            <w:pPr>
              <w:jc w:val="center"/>
            </w:pPr>
            <w:r w:rsidRPr="00794B7F">
              <w:rPr>
                <w:b/>
                <w:color w:val="000000"/>
              </w:rPr>
              <w:t>Q1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2A0BB" w14:textId="77777777" w:rsidR="00794B7F" w:rsidRPr="00794B7F" w:rsidRDefault="00794B7F" w:rsidP="00794B7F">
            <w:pPr>
              <w:jc w:val="center"/>
            </w:pPr>
            <w:r w:rsidRPr="00794B7F">
              <w:rPr>
                <w:color w:val="000000"/>
              </w:rPr>
              <w:t>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CDD75" w14:textId="77777777" w:rsidR="00794B7F" w:rsidRPr="00794B7F" w:rsidRDefault="00794B7F" w:rsidP="00794B7F">
            <w:pPr>
              <w:jc w:val="center"/>
            </w:pPr>
            <w:r w:rsidRPr="00794B7F">
              <w:rPr>
                <w:color w:val="000000"/>
              </w:rPr>
              <w:t>8.60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89BD6" w14:textId="77777777" w:rsidR="00794B7F" w:rsidRPr="00794B7F" w:rsidRDefault="00794B7F" w:rsidP="00794B7F">
            <w:pPr>
              <w:jc w:val="center"/>
            </w:pPr>
            <w:r w:rsidRPr="00794B7F">
              <w:rPr>
                <w:color w:val="000000"/>
              </w:rPr>
              <w:t>11.3</w:t>
            </w:r>
          </w:p>
        </w:tc>
      </w:tr>
      <w:tr w:rsidR="00794B7F" w:rsidRPr="00794B7F" w14:paraId="5F0FD2E3" w14:textId="77777777" w:rsidTr="00A33216">
        <w:trPr>
          <w:trHeight w:val="24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B6D9A" w14:textId="77777777" w:rsidR="00794B7F" w:rsidRPr="00794B7F" w:rsidRDefault="00794B7F" w:rsidP="00794B7F">
            <w:pPr>
              <w:jc w:val="center"/>
            </w:pPr>
            <w:r w:rsidRPr="00794B7F">
              <w:rPr>
                <w:b/>
                <w:color w:val="000000"/>
              </w:rPr>
              <w:t>Q2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885CF" w14:textId="77777777" w:rsidR="00794B7F" w:rsidRPr="00794B7F" w:rsidRDefault="00794B7F" w:rsidP="00794B7F">
            <w:pPr>
              <w:jc w:val="center"/>
            </w:pPr>
            <w:r w:rsidRPr="00794B7F">
              <w:rPr>
                <w:color w:val="000000"/>
              </w:rPr>
              <w:t>-200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24060" w14:textId="77777777" w:rsidR="00794B7F" w:rsidRPr="00794B7F" w:rsidRDefault="00794B7F" w:rsidP="00794B7F">
            <w:pPr>
              <w:jc w:val="center"/>
            </w:pPr>
            <w:r w:rsidRPr="00794B7F">
              <w:rPr>
                <w:color w:val="000000"/>
              </w:rPr>
              <w:t>-36.6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C651E" w14:textId="77777777" w:rsidR="00794B7F" w:rsidRPr="00794B7F" w:rsidRDefault="00794B7F" w:rsidP="00794B7F">
            <w:pPr>
              <w:jc w:val="center"/>
            </w:pPr>
            <w:r w:rsidRPr="00794B7F">
              <w:rPr>
                <w:color w:val="000000"/>
              </w:rPr>
              <w:t>-49.8</w:t>
            </w:r>
          </w:p>
        </w:tc>
      </w:tr>
      <w:tr w:rsidR="00794B7F" w:rsidRPr="00794B7F" w14:paraId="31F18395" w14:textId="77777777" w:rsidTr="00A33216">
        <w:trPr>
          <w:trHeight w:val="23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A47FF" w14:textId="77777777" w:rsidR="00794B7F" w:rsidRPr="00794B7F" w:rsidRDefault="00794B7F" w:rsidP="00794B7F">
            <w:pPr>
              <w:jc w:val="center"/>
            </w:pPr>
            <w:r w:rsidRPr="00794B7F">
              <w:rPr>
                <w:b/>
                <w:color w:val="000000"/>
              </w:rPr>
              <w:t>Q3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90A4E" w14:textId="77777777" w:rsidR="00794B7F" w:rsidRPr="00794B7F" w:rsidRDefault="00794B7F" w:rsidP="00794B7F">
            <w:pPr>
              <w:jc w:val="center"/>
            </w:pPr>
            <w:r w:rsidRPr="00794B7F">
              <w:rPr>
                <w:color w:val="000000"/>
              </w:rPr>
              <w:t>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D382A" w14:textId="77777777" w:rsidR="00794B7F" w:rsidRPr="00794B7F" w:rsidRDefault="00794B7F" w:rsidP="00794B7F">
            <w:pPr>
              <w:jc w:val="center"/>
            </w:pPr>
            <w:r w:rsidRPr="00794B7F">
              <w:rPr>
                <w:color w:val="000000"/>
              </w:rPr>
              <w:t>62.8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07767" w14:textId="77777777" w:rsidR="00794B7F" w:rsidRPr="00794B7F" w:rsidRDefault="00794B7F" w:rsidP="00794B7F">
            <w:pPr>
              <w:jc w:val="center"/>
            </w:pPr>
            <w:r w:rsidRPr="00794B7F">
              <w:rPr>
                <w:color w:val="000000"/>
              </w:rPr>
              <w:t>139</w:t>
            </w:r>
          </w:p>
        </w:tc>
      </w:tr>
    </w:tbl>
    <w:p w14:paraId="04C31DF5" w14:textId="691B69EC" w:rsidR="00A33216" w:rsidRDefault="00794B7F" w:rsidP="00674B25">
      <w:pPr>
        <w:jc w:val="center"/>
        <w:rPr>
          <w:rFonts w:eastAsia="Arial"/>
        </w:rPr>
      </w:pPr>
      <w:r w:rsidRPr="008B4C30">
        <w:rPr>
          <w:rFonts w:eastAsia="Arial"/>
        </w:rPr>
        <w:t xml:space="preserve">Table </w:t>
      </w:r>
      <w:r>
        <w:rPr>
          <w:rFonts w:eastAsia="Arial"/>
        </w:rPr>
        <w:t>2. Ab</w:t>
      </w:r>
      <w:r w:rsidR="00D5090B">
        <w:rPr>
          <w:rFonts w:eastAsia="Arial"/>
        </w:rPr>
        <w:t>solute maximum transistor ratings for final design of audio amplifier</w:t>
      </w:r>
    </w:p>
    <w:p w14:paraId="69F8B5BD" w14:textId="77777777" w:rsidR="00A33216" w:rsidRDefault="00A33216" w:rsidP="00794B7F">
      <w:pPr>
        <w:jc w:val="center"/>
        <w:rPr>
          <w:rFonts w:eastAsia="Arial"/>
        </w:rPr>
      </w:pPr>
    </w:p>
    <w:p w14:paraId="218E06C6" w14:textId="77777777" w:rsidR="00A33216" w:rsidRPr="00A33216" w:rsidRDefault="00A33216" w:rsidP="00A33216">
      <w:pPr>
        <w:rPr>
          <w:sz w:val="24"/>
          <w:szCs w:val="24"/>
        </w:rPr>
      </w:pPr>
    </w:p>
    <w:tbl>
      <w:tblPr>
        <w:tblW w:w="5030" w:type="dxa"/>
        <w:jc w:val="center"/>
        <w:tblLayout w:type="fixed"/>
        <w:tblCellMar>
          <w:top w:w="15" w:type="dxa"/>
          <w:left w:w="15" w:type="dxa"/>
          <w:bottom w:w="15" w:type="dxa"/>
          <w:right w:w="15" w:type="dxa"/>
        </w:tblCellMar>
        <w:tblLook w:val="04A0" w:firstRow="1" w:lastRow="0" w:firstColumn="1" w:lastColumn="0" w:noHBand="0" w:noVBand="1"/>
      </w:tblPr>
      <w:tblGrid>
        <w:gridCol w:w="1070"/>
        <w:gridCol w:w="990"/>
        <w:gridCol w:w="1440"/>
        <w:gridCol w:w="780"/>
        <w:gridCol w:w="750"/>
      </w:tblGrid>
      <w:tr w:rsidR="00A33216" w:rsidRPr="00A33216" w14:paraId="5DA4540A" w14:textId="77777777" w:rsidTr="009359F8">
        <w:trPr>
          <w:trHeight w:val="403"/>
          <w:jc w:val="center"/>
        </w:trPr>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6A7DA" w14:textId="77777777" w:rsidR="00A33216" w:rsidRPr="00A33216" w:rsidRDefault="00A33216" w:rsidP="00A33216"/>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252CC" w14:textId="77777777" w:rsidR="00A33216" w:rsidRPr="00A33216" w:rsidRDefault="00A33216" w:rsidP="00A33216">
            <w:r w:rsidRPr="00A33216">
              <w:rPr>
                <w:b/>
                <w:bCs/>
                <w:color w:val="000000"/>
              </w:rPr>
              <w:t>Symbol</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F5EEF" w14:textId="77777777" w:rsidR="00A33216" w:rsidRPr="00A33216" w:rsidRDefault="00A33216" w:rsidP="00A33216">
            <w:r w:rsidRPr="00A33216">
              <w:rPr>
                <w:b/>
                <w:bCs/>
                <w:color w:val="000000"/>
              </w:rPr>
              <w:t>Requirement</w:t>
            </w:r>
          </w:p>
        </w:tc>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9D65B" w14:textId="77777777" w:rsidR="00A33216" w:rsidRPr="00A33216" w:rsidRDefault="00A33216" w:rsidP="00A33216">
            <w:r w:rsidRPr="00A33216">
              <w:rPr>
                <w:b/>
                <w:bCs/>
                <w:color w:val="000000"/>
              </w:rPr>
              <w:t>Sim. Value</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1519A" w14:textId="77777777" w:rsidR="00A33216" w:rsidRPr="00A33216" w:rsidRDefault="00A33216" w:rsidP="00A33216">
            <w:r w:rsidRPr="00A33216">
              <w:rPr>
                <w:b/>
                <w:bCs/>
                <w:color w:val="000000"/>
              </w:rPr>
              <w:t>Unit</w:t>
            </w:r>
          </w:p>
        </w:tc>
      </w:tr>
      <w:tr w:rsidR="00A33216" w:rsidRPr="00A33216" w14:paraId="6BC4A7F9" w14:textId="77777777" w:rsidTr="009359F8">
        <w:trPr>
          <w:trHeight w:val="608"/>
          <w:jc w:val="center"/>
        </w:trPr>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8EE56" w14:textId="77777777" w:rsidR="00A33216" w:rsidRPr="00A33216" w:rsidRDefault="00A33216" w:rsidP="00A33216">
            <w:pPr>
              <w:jc w:val="center"/>
            </w:pPr>
            <w:r w:rsidRPr="00A33216">
              <w:rPr>
                <w:b/>
                <w:bCs/>
                <w:color w:val="000000"/>
              </w:rPr>
              <w:t>Quiescent Power Supply Current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BFF89" w14:textId="77777777" w:rsidR="00A33216" w:rsidRPr="00A33216" w:rsidRDefault="00A33216" w:rsidP="00A33216">
            <w:pPr>
              <w:jc w:val="center"/>
            </w:pPr>
            <w:proofErr w:type="spellStart"/>
            <w:r w:rsidRPr="00A33216">
              <w:rPr>
                <w:i/>
                <w:iCs/>
                <w:color w:val="000000"/>
              </w:rPr>
              <w:t>I</w:t>
            </w:r>
            <w:r w:rsidRPr="00A33216">
              <w:rPr>
                <w:i/>
                <w:iCs/>
                <w:color w:val="000000"/>
                <w:vertAlign w:val="subscript"/>
              </w:rPr>
              <w:t>q</w:t>
            </w:r>
            <w:proofErr w:type="spellEnd"/>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6D747" w14:textId="77777777" w:rsidR="00A33216" w:rsidRPr="00A33216" w:rsidRDefault="00A33216" w:rsidP="00A33216">
            <w:pPr>
              <w:jc w:val="center"/>
            </w:pPr>
            <w:r w:rsidRPr="00A33216">
              <w:rPr>
                <w:color w:val="000000"/>
              </w:rPr>
              <w:t>≤ 200</w:t>
            </w:r>
          </w:p>
        </w:tc>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D9495" w14:textId="77777777" w:rsidR="00A33216" w:rsidRPr="00A33216" w:rsidRDefault="00A33216" w:rsidP="00A33216">
            <w:pPr>
              <w:jc w:val="center"/>
            </w:pPr>
            <w:r w:rsidRPr="00A33216">
              <w:rPr>
                <w:color w:val="000000"/>
              </w:rPr>
              <w:t>-124</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A1783" w14:textId="77777777" w:rsidR="00A33216" w:rsidRPr="00A33216" w:rsidRDefault="00A33216" w:rsidP="00A33216">
            <w:pPr>
              <w:jc w:val="center"/>
            </w:pPr>
            <w:r w:rsidRPr="00A33216">
              <w:rPr>
                <w:color w:val="000000"/>
              </w:rPr>
              <w:t>mA</w:t>
            </w:r>
          </w:p>
        </w:tc>
      </w:tr>
      <w:tr w:rsidR="00A33216" w:rsidRPr="00A33216" w14:paraId="29B7F83E" w14:textId="77777777" w:rsidTr="009359F8">
        <w:trPr>
          <w:trHeight w:val="608"/>
          <w:jc w:val="center"/>
        </w:trPr>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CDBD0" w14:textId="77777777" w:rsidR="00A33216" w:rsidRPr="00A33216" w:rsidRDefault="00A33216" w:rsidP="00A33216">
            <w:pPr>
              <w:jc w:val="center"/>
            </w:pPr>
            <w:r w:rsidRPr="00A33216">
              <w:rPr>
                <w:b/>
                <w:bCs/>
                <w:color w:val="000000"/>
              </w:rPr>
              <w:t>Small-Signal Voltage Gain Deviation</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9AB2E" w14:textId="77777777" w:rsidR="00A33216" w:rsidRPr="00A33216" w:rsidRDefault="00A33216" w:rsidP="00A33216">
            <w:pPr>
              <w:jc w:val="center"/>
            </w:pPr>
            <w:r w:rsidRPr="00A33216">
              <w:rPr>
                <w:i/>
                <w:iCs/>
                <w:color w:val="000000"/>
              </w:rPr>
              <w:t>GD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8DDDA" w14:textId="77777777" w:rsidR="00A33216" w:rsidRPr="00A33216" w:rsidRDefault="00A33216" w:rsidP="00A33216">
            <w:pPr>
              <w:jc w:val="center"/>
            </w:pPr>
            <w:r w:rsidRPr="00A33216">
              <w:rPr>
                <w:color w:val="000000"/>
              </w:rPr>
              <w:t>≤ 0.1</w:t>
            </w:r>
          </w:p>
        </w:tc>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3BB60" w14:textId="77777777" w:rsidR="00A33216" w:rsidRPr="00A33216" w:rsidRDefault="00A33216" w:rsidP="00A33216">
            <w:pPr>
              <w:jc w:val="center"/>
            </w:pPr>
            <w:r w:rsidRPr="00A33216">
              <w:rPr>
                <w:color w:val="000000"/>
              </w:rPr>
              <w:t>.00816</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84124" w14:textId="77777777" w:rsidR="00A33216" w:rsidRPr="00A33216" w:rsidRDefault="00A33216" w:rsidP="00A33216">
            <w:pPr>
              <w:jc w:val="center"/>
            </w:pPr>
            <w:r w:rsidRPr="00A33216">
              <w:rPr>
                <w:color w:val="000000"/>
              </w:rPr>
              <w:t>dB</w:t>
            </w:r>
          </w:p>
        </w:tc>
      </w:tr>
      <w:tr w:rsidR="00A33216" w:rsidRPr="00A33216" w14:paraId="2B976F90" w14:textId="77777777" w:rsidTr="009359F8">
        <w:trPr>
          <w:trHeight w:val="608"/>
          <w:jc w:val="center"/>
        </w:trPr>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B273C" w14:textId="77777777" w:rsidR="00A33216" w:rsidRPr="00A33216" w:rsidRDefault="00A33216" w:rsidP="00A33216">
            <w:pPr>
              <w:jc w:val="center"/>
            </w:pPr>
            <w:r w:rsidRPr="00A33216">
              <w:rPr>
                <w:b/>
                <w:bCs/>
                <w:color w:val="000000"/>
              </w:rPr>
              <w:t>1-dB Output Compression Point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CF1ED" w14:textId="77777777" w:rsidR="00A33216" w:rsidRPr="00A33216" w:rsidRDefault="00A33216" w:rsidP="00A33216">
            <w:pPr>
              <w:jc w:val="center"/>
            </w:pPr>
            <w:r w:rsidRPr="00A33216">
              <w:rPr>
                <w:i/>
                <w:iCs/>
                <w:color w:val="000000"/>
              </w:rPr>
              <w:t>V</w:t>
            </w:r>
            <w:r w:rsidRPr="00A33216">
              <w:rPr>
                <w:i/>
                <w:iCs/>
                <w:color w:val="000000"/>
                <w:vertAlign w:val="superscript"/>
              </w:rPr>
              <w:t>2</w:t>
            </w:r>
            <w:r w:rsidRPr="00A33216">
              <w:rPr>
                <w:i/>
                <w:iCs/>
                <w:color w:val="000000"/>
                <w:vertAlign w:val="subscript"/>
              </w:rPr>
              <w:t>1dB</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9F5BA" w14:textId="77777777" w:rsidR="00A33216" w:rsidRPr="00A33216" w:rsidRDefault="00A33216" w:rsidP="00A33216">
            <w:pPr>
              <w:jc w:val="center"/>
            </w:pPr>
            <w:r w:rsidRPr="00A33216">
              <w:rPr>
                <w:color w:val="000000"/>
              </w:rPr>
              <w:t>≥ 56.8</w:t>
            </w:r>
          </w:p>
        </w:tc>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4B83C" w14:textId="77777777" w:rsidR="00A33216" w:rsidRPr="00A33216" w:rsidRDefault="00A33216" w:rsidP="00A33216">
            <w:pPr>
              <w:jc w:val="center"/>
            </w:pPr>
            <w:r w:rsidRPr="00A33216">
              <w:rPr>
                <w:color w:val="000000"/>
              </w:rPr>
              <w:t>59.8</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CC392" w14:textId="77777777" w:rsidR="00A33216" w:rsidRPr="00A33216" w:rsidRDefault="00A33216" w:rsidP="00A33216">
            <w:pPr>
              <w:jc w:val="center"/>
            </w:pPr>
            <w:proofErr w:type="spellStart"/>
            <w:r w:rsidRPr="00A33216">
              <w:rPr>
                <w:color w:val="000000"/>
              </w:rPr>
              <w:t>dBmV</w:t>
            </w:r>
            <w:proofErr w:type="spellEnd"/>
            <w:r w:rsidRPr="00A33216">
              <w:rPr>
                <w:color w:val="000000"/>
              </w:rPr>
              <w:t xml:space="preserve"> RMS</w:t>
            </w:r>
          </w:p>
        </w:tc>
      </w:tr>
    </w:tbl>
    <w:p w14:paraId="0548DC47" w14:textId="6D80650D" w:rsidR="001A1ABF" w:rsidRPr="008B4C30" w:rsidRDefault="001A1ABF" w:rsidP="001A1ABF">
      <w:pPr>
        <w:jc w:val="center"/>
        <w:rPr>
          <w:ins w:id="73" w:author="Aaron Tobias" w:date="2019-12-06T23:57:00Z"/>
          <w:rFonts w:eastAsia="Arial"/>
        </w:rPr>
      </w:pPr>
      <w:r w:rsidRPr="008B4C30">
        <w:rPr>
          <w:rFonts w:eastAsia="Arial"/>
        </w:rPr>
        <w:t xml:space="preserve">Table </w:t>
      </w:r>
      <w:r>
        <w:rPr>
          <w:rFonts w:eastAsia="Arial"/>
        </w:rPr>
        <w:t>3. Performance figures-of-merit (output parameters) for final design of audio amplifier</w:t>
      </w:r>
    </w:p>
    <w:p w14:paraId="4AB74660" w14:textId="77777777" w:rsidR="00946B62" w:rsidRPr="008B4C30" w:rsidRDefault="00946B62" w:rsidP="001A1ABF">
      <w:pPr>
        <w:jc w:val="center"/>
        <w:rPr>
          <w:rFonts w:eastAsia="Arial"/>
        </w:rPr>
      </w:pPr>
    </w:p>
    <w:p w14:paraId="10FA7DE3" w14:textId="7135D36C" w:rsidR="004034B3" w:rsidRDefault="004034B3" w:rsidP="001A1ABF">
      <w:pPr>
        <w:jc w:val="center"/>
        <w:rPr>
          <w:rFonts w:eastAsia="Arial"/>
        </w:rPr>
      </w:pPr>
      <w:r w:rsidRPr="004034B3">
        <w:rPr>
          <w:rFonts w:eastAsia="Arial"/>
        </w:rPr>
        <w:drawing>
          <wp:inline distT="0" distB="0" distL="0" distR="0" wp14:anchorId="38FCBCD0" wp14:editId="14328215">
            <wp:extent cx="3019097" cy="37984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3556" cy="3804041"/>
                    </a:xfrm>
                    <a:prstGeom prst="rect">
                      <a:avLst/>
                    </a:prstGeom>
                  </pic:spPr>
                </pic:pic>
              </a:graphicData>
            </a:graphic>
          </wp:inline>
        </w:drawing>
      </w:r>
    </w:p>
    <w:p w14:paraId="6D884608" w14:textId="633811B4" w:rsidR="004034B3" w:rsidRPr="008B4C30" w:rsidRDefault="004034B3" w:rsidP="001A1ABF">
      <w:pPr>
        <w:jc w:val="center"/>
        <w:rPr>
          <w:rFonts w:eastAsia="Arial"/>
        </w:rPr>
      </w:pPr>
      <w:r>
        <w:rPr>
          <w:rFonts w:eastAsia="Arial"/>
        </w:rPr>
        <w:t xml:space="preserve">Figure 7. </w:t>
      </w:r>
      <w:r w:rsidR="00942AA1">
        <w:rPr>
          <w:rFonts w:eastAsia="Arial"/>
        </w:rPr>
        <w:t>Gain vs</w:t>
      </w:r>
      <w:r w:rsidR="001046C0">
        <w:rPr>
          <w:rFonts w:eastAsia="Arial"/>
        </w:rPr>
        <w:t xml:space="preserve"> Signal</w:t>
      </w:r>
      <w:ins w:id="74" w:author="Aaron Tobias" w:date="2019-12-06T23:57:00Z">
        <w:r w:rsidR="00946B62">
          <w:rPr>
            <w:rFonts w:eastAsia="Arial"/>
          </w:rPr>
          <w:t>(</w:t>
        </w:r>
      </w:ins>
      <w:del w:id="75" w:author="Aaron Tobias" w:date="2019-12-06T23:57:00Z">
        <w:r w:rsidR="001046C0">
          <w:rPr>
            <w:rFonts w:eastAsia="Arial"/>
          </w:rPr>
          <w:delText xml:space="preserve"> </w:delText>
        </w:r>
        <w:r w:rsidR="00D17A0F">
          <w:rPr>
            <w:rFonts w:eastAsia="Arial"/>
          </w:rPr>
          <w:delText xml:space="preserve">in </w:delText>
        </w:r>
      </w:del>
      <w:r w:rsidR="00D17A0F">
        <w:rPr>
          <w:rFonts w:eastAsia="Arial"/>
        </w:rPr>
        <w:t>mV</w:t>
      </w:r>
      <w:ins w:id="76" w:author="Aaron Tobias" w:date="2019-12-06T23:57:00Z">
        <w:r w:rsidR="00946B62">
          <w:rPr>
            <w:rFonts w:eastAsia="Arial"/>
          </w:rPr>
          <w:t>)</w:t>
        </w:r>
      </w:ins>
    </w:p>
    <w:p w14:paraId="2B8E529F" w14:textId="77777777" w:rsidR="00567C00" w:rsidRDefault="00567C00" w:rsidP="001A1ABF">
      <w:pPr>
        <w:jc w:val="center"/>
        <w:rPr>
          <w:rFonts w:eastAsia="Arial"/>
        </w:rPr>
      </w:pPr>
    </w:p>
    <w:p w14:paraId="34DB9C44" w14:textId="3B49D4AA" w:rsidR="00F05EAD" w:rsidRDefault="00F05EAD" w:rsidP="001A1ABF">
      <w:pPr>
        <w:jc w:val="center"/>
        <w:rPr>
          <w:rFonts w:eastAsia="Arial"/>
        </w:rPr>
      </w:pPr>
      <w:r w:rsidRPr="00F05EAD">
        <w:rPr>
          <w:rFonts w:eastAsia="Arial"/>
        </w:rPr>
        <w:drawing>
          <wp:inline distT="0" distB="0" distL="0" distR="0" wp14:anchorId="2977F66F" wp14:editId="60E37103">
            <wp:extent cx="3200400" cy="38601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3860165"/>
                    </a:xfrm>
                    <a:prstGeom prst="rect">
                      <a:avLst/>
                    </a:prstGeom>
                  </pic:spPr>
                </pic:pic>
              </a:graphicData>
            </a:graphic>
          </wp:inline>
        </w:drawing>
      </w:r>
    </w:p>
    <w:p w14:paraId="56AC1630" w14:textId="0CE994EF" w:rsidR="00F05EAD" w:rsidRPr="008B4C30" w:rsidRDefault="00F05EAD" w:rsidP="001A1ABF">
      <w:pPr>
        <w:jc w:val="center"/>
        <w:rPr>
          <w:del w:id="77" w:author="Aaron Tobias" w:date="2019-12-06T23:57:00Z"/>
          <w:rFonts w:eastAsia="Arial"/>
        </w:rPr>
      </w:pPr>
    </w:p>
    <w:p w14:paraId="43208C7F" w14:textId="5D26C0F5" w:rsidR="00F05EAD" w:rsidRDefault="00F05EAD" w:rsidP="00F05EAD">
      <w:pPr>
        <w:jc w:val="center"/>
        <w:rPr>
          <w:ins w:id="78" w:author="Aaron Tobias" w:date="2019-12-06T23:57:00Z"/>
          <w:rFonts w:eastAsia="Arial"/>
        </w:rPr>
      </w:pPr>
      <w:r>
        <w:rPr>
          <w:rFonts w:eastAsia="Arial"/>
        </w:rPr>
        <w:t xml:space="preserve">Figure 8. Gain vs Signal </w:t>
      </w:r>
      <w:ins w:id="79" w:author="Aaron Tobias" w:date="2019-12-06T23:57:00Z">
        <w:r w:rsidR="00946B62">
          <w:rPr>
            <w:rFonts w:eastAsia="Arial"/>
          </w:rPr>
          <w:t>(</w:t>
        </w:r>
      </w:ins>
      <w:proofErr w:type="spellStart"/>
      <w:del w:id="80" w:author="Aaron Tobias" w:date="2019-12-06T23:57:00Z">
        <w:r w:rsidDel="00946B62">
          <w:rPr>
            <w:rFonts w:eastAsia="Arial"/>
          </w:rPr>
          <w:delText xml:space="preserve">in </w:delText>
        </w:r>
      </w:del>
      <w:r>
        <w:rPr>
          <w:rFonts w:eastAsia="Arial"/>
        </w:rPr>
        <w:t>dB</w:t>
      </w:r>
      <w:ins w:id="81" w:author="Aaron Tobias" w:date="2019-12-06T23:57:00Z">
        <w:r w:rsidR="00946B62">
          <w:rPr>
            <w:rFonts w:eastAsia="Arial"/>
          </w:rPr>
          <w:t>mV</w:t>
        </w:r>
        <w:proofErr w:type="spellEnd"/>
        <w:r w:rsidR="00946B62">
          <w:rPr>
            <w:rFonts w:eastAsia="Arial"/>
          </w:rPr>
          <w:t xml:space="preserve"> RMS)</w:t>
        </w:r>
      </w:ins>
    </w:p>
    <w:p w14:paraId="7DA1BDF3" w14:textId="77777777" w:rsidR="00946B62" w:rsidRDefault="00946B62" w:rsidP="00F05EAD">
      <w:pPr>
        <w:jc w:val="center"/>
        <w:rPr>
          <w:rFonts w:eastAsia="Arial"/>
        </w:rPr>
      </w:pPr>
    </w:p>
    <w:p w14:paraId="00799A5F" w14:textId="36F44D7E" w:rsidR="006224DE" w:rsidRDefault="006224DE" w:rsidP="00F05EAD">
      <w:pPr>
        <w:jc w:val="center"/>
        <w:rPr>
          <w:rFonts w:eastAsia="Arial"/>
        </w:rPr>
      </w:pPr>
      <w:r w:rsidRPr="006224DE">
        <w:rPr>
          <w:rFonts w:eastAsia="Arial"/>
        </w:rPr>
        <w:drawing>
          <wp:inline distT="0" distB="0" distL="0" distR="0" wp14:anchorId="554DB2F7" wp14:editId="1F155B50">
            <wp:extent cx="3090041" cy="373441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8400" cy="3744515"/>
                    </a:xfrm>
                    <a:prstGeom prst="rect">
                      <a:avLst/>
                    </a:prstGeom>
                  </pic:spPr>
                </pic:pic>
              </a:graphicData>
            </a:graphic>
          </wp:inline>
        </w:drawing>
      </w:r>
    </w:p>
    <w:p w14:paraId="5B1BAED8" w14:textId="7672E0F6" w:rsidR="005B50D9" w:rsidRDefault="006224DE" w:rsidP="00A81C5C">
      <w:pPr>
        <w:jc w:val="center"/>
        <w:rPr>
          <w:rFonts w:eastAsia="Arial"/>
        </w:rPr>
      </w:pPr>
      <w:r>
        <w:rPr>
          <w:rFonts w:eastAsia="Arial"/>
        </w:rPr>
        <w:t xml:space="preserve">Figure 9. </w:t>
      </w:r>
      <w:r w:rsidR="00FA6103">
        <w:rPr>
          <w:rFonts w:eastAsia="Arial"/>
        </w:rPr>
        <w:t xml:space="preserve">Collector Currents </w:t>
      </w:r>
      <w:r w:rsidR="0051012A">
        <w:rPr>
          <w:rFonts w:eastAsia="Arial"/>
        </w:rPr>
        <w:t>with</w:t>
      </w:r>
      <w:r w:rsidR="00B07FA0">
        <w:rPr>
          <w:rFonts w:eastAsia="Arial"/>
        </w:rPr>
        <w:t xml:space="preserve"> </w:t>
      </w:r>
      <w:r w:rsidR="0051012A">
        <w:rPr>
          <w:rFonts w:eastAsia="Arial"/>
        </w:rPr>
        <w:t>1dB Signal</w:t>
      </w:r>
    </w:p>
    <w:p w14:paraId="0B44BAA6" w14:textId="77777777" w:rsidR="00883342" w:rsidRDefault="00883342" w:rsidP="002D7E16">
      <w:pPr>
        <w:jc w:val="center"/>
        <w:rPr>
          <w:rFonts w:eastAsia="Arial"/>
        </w:rPr>
      </w:pPr>
    </w:p>
    <w:p w14:paraId="7B5AFA9E" w14:textId="4FCA6B87" w:rsidR="005B50D9" w:rsidRDefault="0070768F" w:rsidP="002D7E16">
      <w:pPr>
        <w:jc w:val="center"/>
        <w:rPr>
          <w:rFonts w:eastAsia="Arial"/>
        </w:rPr>
      </w:pPr>
      <w:r>
        <w:rPr>
          <w:rFonts w:eastAsia="Arial"/>
          <w:noProof/>
        </w:rPr>
        <w:drawing>
          <wp:inline distT="0" distB="0" distL="0" distR="0" wp14:anchorId="61836900" wp14:editId="4C2D6015">
            <wp:extent cx="3200400" cy="1213923"/>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1213923"/>
                    </a:xfrm>
                    <a:prstGeom prst="rect">
                      <a:avLst/>
                    </a:prstGeom>
                    <a:noFill/>
                    <a:ln>
                      <a:noFill/>
                    </a:ln>
                  </pic:spPr>
                </pic:pic>
              </a:graphicData>
            </a:graphic>
          </wp:inline>
        </w:drawing>
      </w:r>
    </w:p>
    <w:p w14:paraId="35768C60" w14:textId="7736C9B5" w:rsidR="0061740E" w:rsidRPr="002D7E16" w:rsidRDefault="00FD650A" w:rsidP="00B01F58">
      <w:pPr>
        <w:jc w:val="center"/>
        <w:rPr>
          <w:rFonts w:eastAsia="Arial"/>
        </w:rPr>
      </w:pPr>
      <w:r>
        <w:rPr>
          <w:rFonts w:eastAsia="Arial"/>
        </w:rPr>
        <w:t>Figure 10. Finalized Audio Amplifier Circui</w:t>
      </w:r>
      <w:r w:rsidR="0061740E">
        <w:rPr>
          <w:rFonts w:eastAsia="Arial"/>
        </w:rPr>
        <w:t>t</w:t>
      </w:r>
    </w:p>
    <w:p w14:paraId="40A3FE86" w14:textId="77777777" w:rsidR="00C26339" w:rsidRDefault="00C26339">
      <w:pPr>
        <w:rPr>
          <w:smallCaps/>
          <w:kern w:val="28"/>
        </w:rPr>
      </w:pPr>
      <w:r>
        <w:lastRenderedPageBreak/>
        <w:br w:type="page"/>
      </w:r>
    </w:p>
    <w:p w14:paraId="250656F7" w14:textId="652E69F6" w:rsidR="00E97402" w:rsidRDefault="00E97402">
      <w:pPr>
        <w:pStyle w:val="ReferenceHead"/>
      </w:pPr>
      <w:r>
        <w:t>References</w:t>
      </w:r>
    </w:p>
    <w:p w14:paraId="7F42FA99" w14:textId="1187FFD6" w:rsidR="0076355A" w:rsidRDefault="002D7168" w:rsidP="00512C1E">
      <w:pPr>
        <w:shd w:val="clear" w:color="auto" w:fill="FFFFFF" w:themeFill="background1"/>
        <w:spacing w:line="276" w:lineRule="auto"/>
        <w:ind w:left="808"/>
        <w:rPr>
          <w:color w:val="000000"/>
          <w:sz w:val="16"/>
          <w:szCs w:val="16"/>
          <w:shd w:val="clear" w:color="auto" w:fill="FFFFFF"/>
        </w:rPr>
      </w:pPr>
      <w:r w:rsidRPr="00512C1E">
        <w:rPr>
          <w:color w:val="000000"/>
          <w:sz w:val="16"/>
          <w:szCs w:val="16"/>
          <w:shd w:val="clear" w:color="auto" w:fill="FFFFFF"/>
        </w:rPr>
        <w:t>[</w:t>
      </w:r>
      <w:r w:rsidR="00512C1E" w:rsidRPr="00512C1E">
        <w:rPr>
          <w:color w:val="000000"/>
          <w:sz w:val="16"/>
          <w:szCs w:val="16"/>
          <w:shd w:val="clear" w:color="auto" w:fill="FFFFFF"/>
        </w:rPr>
        <w:t>1]</w:t>
      </w:r>
      <w:r w:rsidR="00512C1E" w:rsidRPr="00512C1E">
        <w:rPr>
          <w:color w:val="000000"/>
          <w:sz w:val="16"/>
          <w:szCs w:val="16"/>
          <w:shd w:val="clear" w:color="auto" w:fill="FFFFFF"/>
        </w:rPr>
        <w:tab/>
      </w:r>
      <w:r w:rsidR="00512C1E">
        <w:rPr>
          <w:color w:val="000000"/>
          <w:sz w:val="16"/>
          <w:szCs w:val="16"/>
          <w:shd w:val="clear" w:color="auto" w:fill="FFFFFF"/>
        </w:rPr>
        <w:tab/>
      </w:r>
      <w:r w:rsidR="00512C1E" w:rsidRPr="00512C1E">
        <w:rPr>
          <w:color w:val="000000"/>
          <w:sz w:val="16"/>
          <w:szCs w:val="16"/>
          <w:shd w:val="clear" w:color="auto" w:fill="FFFFFF"/>
        </w:rPr>
        <w:t>"</w:t>
      </w:r>
      <w:r w:rsidRPr="00512C1E">
        <w:rPr>
          <w:color w:val="000000"/>
          <w:sz w:val="16"/>
          <w:szCs w:val="16"/>
          <w:shd w:val="clear" w:color="auto" w:fill="FFFFFF"/>
        </w:rPr>
        <w:t>Common Emitter Amplifier", </w:t>
      </w:r>
      <w:proofErr w:type="spellStart"/>
      <w:r w:rsidRPr="00512C1E">
        <w:rPr>
          <w:i/>
          <w:color w:val="000000"/>
          <w:sz w:val="16"/>
          <w:szCs w:val="16"/>
          <w:shd w:val="clear" w:color="auto" w:fill="FFFFFF"/>
        </w:rPr>
        <w:t>ElectronicsTutorials</w:t>
      </w:r>
      <w:proofErr w:type="spellEnd"/>
      <w:r w:rsidRPr="00512C1E">
        <w:rPr>
          <w:color w:val="000000"/>
          <w:sz w:val="16"/>
          <w:szCs w:val="16"/>
          <w:shd w:val="clear" w:color="auto" w:fill="FFFFFF"/>
        </w:rPr>
        <w:t xml:space="preserve">. </w:t>
      </w:r>
      <w:r w:rsidR="00512C1E">
        <w:rPr>
          <w:color w:val="000000"/>
          <w:sz w:val="16"/>
          <w:szCs w:val="16"/>
          <w:shd w:val="clear" w:color="auto" w:fill="FFFFFF"/>
        </w:rPr>
        <w:tab/>
      </w:r>
      <w:r w:rsidR="00512C1E">
        <w:rPr>
          <w:color w:val="000000"/>
          <w:sz w:val="16"/>
          <w:szCs w:val="16"/>
          <w:shd w:val="clear" w:color="auto" w:fill="FFFFFF"/>
        </w:rPr>
        <w:tab/>
      </w:r>
      <w:r w:rsidR="00512C1E">
        <w:rPr>
          <w:color w:val="000000"/>
          <w:sz w:val="16"/>
          <w:szCs w:val="16"/>
          <w:shd w:val="clear" w:color="auto" w:fill="FFFFFF"/>
        </w:rPr>
        <w:tab/>
      </w:r>
      <w:r w:rsidR="00512C1E">
        <w:rPr>
          <w:color w:val="000000"/>
          <w:sz w:val="16"/>
          <w:szCs w:val="16"/>
          <w:shd w:val="clear" w:color="auto" w:fill="FFFFFF"/>
        </w:rPr>
        <w:tab/>
      </w:r>
      <w:r w:rsidR="00512C1E">
        <w:rPr>
          <w:color w:val="000000"/>
          <w:sz w:val="16"/>
          <w:szCs w:val="16"/>
          <w:shd w:val="clear" w:color="auto" w:fill="FFFFFF"/>
        </w:rPr>
        <w:tab/>
      </w:r>
      <w:r w:rsidR="00512C1E" w:rsidRPr="00512C1E">
        <w:rPr>
          <w:color w:val="000000"/>
          <w:sz w:val="16"/>
          <w:szCs w:val="16"/>
          <w:shd w:val="clear" w:color="auto" w:fill="FFFFFF"/>
        </w:rPr>
        <w:t xml:space="preserve">[Online]. Available: </w:t>
      </w:r>
      <w:r w:rsidR="00512C1E" w:rsidRPr="0031418C">
        <w:rPr>
          <w:color w:val="000000"/>
          <w:sz w:val="16"/>
          <w:szCs w:val="16"/>
          <w:shd w:val="clear" w:color="auto" w:fill="FFFFFF"/>
        </w:rPr>
        <w:t>https://www.electronics-</w:t>
      </w:r>
      <w:r w:rsidR="00512C1E">
        <w:rPr>
          <w:color w:val="000000"/>
          <w:sz w:val="16"/>
          <w:szCs w:val="16"/>
          <w:shd w:val="clear" w:color="auto" w:fill="FFFFFF"/>
        </w:rPr>
        <w:tab/>
      </w:r>
      <w:r w:rsidR="00512C1E">
        <w:rPr>
          <w:color w:val="000000"/>
          <w:sz w:val="16"/>
          <w:szCs w:val="16"/>
          <w:shd w:val="clear" w:color="auto" w:fill="FFFFFF"/>
        </w:rPr>
        <w:tab/>
      </w:r>
      <w:r w:rsidR="00512C1E">
        <w:rPr>
          <w:color w:val="000000"/>
          <w:sz w:val="16"/>
          <w:szCs w:val="16"/>
          <w:shd w:val="clear" w:color="auto" w:fill="FFFFFF"/>
        </w:rPr>
        <w:tab/>
      </w:r>
      <w:r w:rsidR="00512C1E">
        <w:rPr>
          <w:color w:val="000000"/>
          <w:sz w:val="16"/>
          <w:szCs w:val="16"/>
          <w:shd w:val="clear" w:color="auto" w:fill="FFFFFF"/>
        </w:rPr>
        <w:tab/>
      </w:r>
      <w:r w:rsidR="00512C1E">
        <w:rPr>
          <w:color w:val="000000"/>
          <w:sz w:val="16"/>
          <w:szCs w:val="16"/>
          <w:shd w:val="clear" w:color="auto" w:fill="FFFFFF"/>
        </w:rPr>
        <w:tab/>
      </w:r>
      <w:r w:rsidR="00512C1E">
        <w:rPr>
          <w:color w:val="000000"/>
          <w:sz w:val="16"/>
          <w:szCs w:val="16"/>
          <w:shd w:val="clear" w:color="auto" w:fill="FFFFFF"/>
        </w:rPr>
        <w:tab/>
      </w:r>
      <w:r w:rsidR="00512C1E">
        <w:rPr>
          <w:color w:val="000000"/>
          <w:sz w:val="16"/>
          <w:szCs w:val="16"/>
          <w:shd w:val="clear" w:color="auto" w:fill="FFFFFF"/>
        </w:rPr>
        <w:tab/>
      </w:r>
      <w:r w:rsidR="00512C1E" w:rsidRPr="00512C1E">
        <w:rPr>
          <w:color w:val="000000"/>
          <w:sz w:val="16"/>
          <w:szCs w:val="16"/>
          <w:shd w:val="clear" w:color="auto" w:fill="FFFFFF"/>
        </w:rPr>
        <w:t xml:space="preserve">tutorials.ws/amplifier/amp_2.html. </w:t>
      </w:r>
      <w:r w:rsidRPr="00512C1E">
        <w:rPr>
          <w:color w:val="000000"/>
          <w:sz w:val="16"/>
          <w:szCs w:val="16"/>
          <w:shd w:val="clear" w:color="auto" w:fill="FFFFFF"/>
        </w:rPr>
        <w:t xml:space="preserve">[Accessed: 07- Dec- </w:t>
      </w:r>
      <w:r w:rsidR="00512C1E">
        <w:rPr>
          <w:color w:val="000000"/>
          <w:sz w:val="16"/>
          <w:szCs w:val="16"/>
          <w:shd w:val="clear" w:color="auto" w:fill="FFFFFF"/>
        </w:rPr>
        <w:tab/>
      </w:r>
      <w:r w:rsidR="00512C1E">
        <w:rPr>
          <w:color w:val="000000"/>
          <w:sz w:val="16"/>
          <w:szCs w:val="16"/>
          <w:shd w:val="clear" w:color="auto" w:fill="FFFFFF"/>
        </w:rPr>
        <w:tab/>
      </w:r>
      <w:r w:rsidR="00512C1E">
        <w:rPr>
          <w:color w:val="000000"/>
          <w:sz w:val="16"/>
          <w:szCs w:val="16"/>
          <w:shd w:val="clear" w:color="auto" w:fill="FFFFFF"/>
        </w:rPr>
        <w:tab/>
      </w:r>
      <w:r w:rsidR="00512C1E">
        <w:rPr>
          <w:color w:val="000000"/>
          <w:sz w:val="16"/>
          <w:szCs w:val="16"/>
          <w:shd w:val="clear" w:color="auto" w:fill="FFFFFF"/>
        </w:rPr>
        <w:tab/>
      </w:r>
      <w:r w:rsidRPr="00512C1E">
        <w:rPr>
          <w:color w:val="000000"/>
          <w:sz w:val="16"/>
          <w:szCs w:val="16"/>
          <w:shd w:val="clear" w:color="auto" w:fill="FFFFFF"/>
        </w:rPr>
        <w:t>2019].</w:t>
      </w:r>
    </w:p>
    <w:p w14:paraId="08B5470A" w14:textId="7491AC24" w:rsidR="00512C1E" w:rsidRDefault="002F1E27" w:rsidP="00512C1E">
      <w:pPr>
        <w:shd w:val="clear" w:color="auto" w:fill="FFFFFF" w:themeFill="background1"/>
        <w:spacing w:line="276" w:lineRule="auto"/>
        <w:ind w:left="808"/>
        <w:rPr>
          <w:color w:val="000000"/>
          <w:sz w:val="16"/>
          <w:szCs w:val="16"/>
          <w:shd w:val="clear" w:color="auto" w:fill="FFFFFF"/>
        </w:rPr>
      </w:pPr>
      <w:r w:rsidRPr="0031418C">
        <w:rPr>
          <w:color w:val="000000"/>
          <w:sz w:val="16"/>
          <w:szCs w:val="16"/>
          <w:shd w:val="clear" w:color="auto" w:fill="FFFFFF"/>
        </w:rPr>
        <w:t>[</w:t>
      </w:r>
      <w:r w:rsidR="0031418C" w:rsidRPr="0031418C">
        <w:rPr>
          <w:color w:val="000000"/>
          <w:sz w:val="16"/>
          <w:szCs w:val="16"/>
          <w:shd w:val="clear" w:color="auto" w:fill="FFFFFF"/>
        </w:rPr>
        <w:t>2</w:t>
      </w:r>
      <w:r w:rsidRPr="0031418C">
        <w:rPr>
          <w:color w:val="000000"/>
          <w:sz w:val="16"/>
          <w:szCs w:val="16"/>
          <w:shd w:val="clear" w:color="auto" w:fill="FFFFFF"/>
        </w:rPr>
        <w:t>]</w:t>
      </w:r>
      <w:r w:rsidR="0031418C" w:rsidRPr="0031418C">
        <w:rPr>
          <w:color w:val="000000"/>
          <w:sz w:val="16"/>
          <w:szCs w:val="16"/>
          <w:shd w:val="clear" w:color="auto" w:fill="FFFFFF"/>
        </w:rPr>
        <w:tab/>
      </w:r>
      <w:r w:rsidR="0031418C" w:rsidRPr="0031418C">
        <w:rPr>
          <w:color w:val="000000"/>
          <w:sz w:val="16"/>
          <w:szCs w:val="16"/>
          <w:shd w:val="clear" w:color="auto" w:fill="FFFFFF"/>
        </w:rPr>
        <w:tab/>
      </w:r>
      <w:r w:rsidRPr="0031418C">
        <w:rPr>
          <w:color w:val="000000"/>
          <w:sz w:val="16"/>
          <w:szCs w:val="16"/>
          <w:shd w:val="clear" w:color="auto" w:fill="FFFFFF"/>
        </w:rPr>
        <w:t xml:space="preserve">"Common Emitter Amplifier Circuit Working and </w:t>
      </w:r>
      <w:r w:rsidR="0031418C">
        <w:rPr>
          <w:color w:val="000000"/>
          <w:sz w:val="16"/>
          <w:szCs w:val="16"/>
          <w:shd w:val="clear" w:color="auto" w:fill="FFFFFF"/>
        </w:rPr>
        <w:tab/>
      </w:r>
      <w:r w:rsidR="0031418C">
        <w:rPr>
          <w:color w:val="000000"/>
          <w:sz w:val="16"/>
          <w:szCs w:val="16"/>
          <w:shd w:val="clear" w:color="auto" w:fill="FFFFFF"/>
        </w:rPr>
        <w:tab/>
      </w:r>
      <w:r w:rsidR="0031418C">
        <w:rPr>
          <w:color w:val="000000"/>
          <w:sz w:val="16"/>
          <w:szCs w:val="16"/>
          <w:shd w:val="clear" w:color="auto" w:fill="FFFFFF"/>
        </w:rPr>
        <w:tab/>
      </w:r>
      <w:r w:rsidR="0031418C">
        <w:rPr>
          <w:color w:val="000000"/>
          <w:sz w:val="16"/>
          <w:szCs w:val="16"/>
          <w:shd w:val="clear" w:color="auto" w:fill="FFFFFF"/>
        </w:rPr>
        <w:tab/>
      </w:r>
      <w:r w:rsidR="0031418C">
        <w:rPr>
          <w:color w:val="000000"/>
          <w:sz w:val="16"/>
          <w:szCs w:val="16"/>
          <w:shd w:val="clear" w:color="auto" w:fill="FFFFFF"/>
        </w:rPr>
        <w:tab/>
      </w:r>
      <w:r w:rsidRPr="0031418C">
        <w:rPr>
          <w:color w:val="000000"/>
          <w:sz w:val="16"/>
          <w:szCs w:val="16"/>
          <w:shd w:val="clear" w:color="auto" w:fill="FFFFFF"/>
        </w:rPr>
        <w:t>Characteristics", </w:t>
      </w:r>
      <w:proofErr w:type="spellStart"/>
      <w:r w:rsidRPr="0031418C">
        <w:rPr>
          <w:i/>
          <w:color w:val="000000"/>
          <w:sz w:val="16"/>
          <w:szCs w:val="16"/>
          <w:shd w:val="clear" w:color="auto" w:fill="FFFFFF"/>
        </w:rPr>
        <w:t>ElProCus</w:t>
      </w:r>
      <w:proofErr w:type="spellEnd"/>
      <w:r w:rsidRPr="0031418C">
        <w:rPr>
          <w:i/>
          <w:color w:val="000000"/>
          <w:sz w:val="16"/>
          <w:szCs w:val="16"/>
          <w:shd w:val="clear" w:color="auto" w:fill="FFFFFF"/>
        </w:rPr>
        <w:t xml:space="preserve"> - Electronic Projects for </w:t>
      </w:r>
      <w:r w:rsidR="0031418C">
        <w:rPr>
          <w:i/>
          <w:iCs/>
          <w:color w:val="000000"/>
          <w:sz w:val="16"/>
          <w:szCs w:val="16"/>
          <w:shd w:val="clear" w:color="auto" w:fill="FFFFFF"/>
        </w:rPr>
        <w:tab/>
      </w:r>
      <w:r w:rsidR="0031418C">
        <w:rPr>
          <w:i/>
          <w:iCs/>
          <w:color w:val="000000"/>
          <w:sz w:val="16"/>
          <w:szCs w:val="16"/>
          <w:shd w:val="clear" w:color="auto" w:fill="FFFFFF"/>
        </w:rPr>
        <w:tab/>
      </w:r>
      <w:r w:rsidR="0031418C">
        <w:rPr>
          <w:i/>
          <w:iCs/>
          <w:color w:val="000000"/>
          <w:sz w:val="16"/>
          <w:szCs w:val="16"/>
          <w:shd w:val="clear" w:color="auto" w:fill="FFFFFF"/>
        </w:rPr>
        <w:tab/>
      </w:r>
      <w:r w:rsidR="0031418C">
        <w:rPr>
          <w:i/>
          <w:iCs/>
          <w:color w:val="000000"/>
          <w:sz w:val="16"/>
          <w:szCs w:val="16"/>
          <w:shd w:val="clear" w:color="auto" w:fill="FFFFFF"/>
        </w:rPr>
        <w:tab/>
      </w:r>
      <w:r w:rsidR="0031418C">
        <w:rPr>
          <w:i/>
          <w:iCs/>
          <w:color w:val="000000"/>
          <w:sz w:val="16"/>
          <w:szCs w:val="16"/>
          <w:shd w:val="clear" w:color="auto" w:fill="FFFFFF"/>
        </w:rPr>
        <w:tab/>
      </w:r>
      <w:r w:rsidRPr="0031418C">
        <w:rPr>
          <w:i/>
          <w:color w:val="000000"/>
          <w:sz w:val="16"/>
          <w:szCs w:val="16"/>
          <w:shd w:val="clear" w:color="auto" w:fill="FFFFFF"/>
        </w:rPr>
        <w:t>Engineering Students</w:t>
      </w:r>
      <w:r w:rsidRPr="0031418C">
        <w:rPr>
          <w:color w:val="000000"/>
          <w:sz w:val="16"/>
          <w:szCs w:val="16"/>
          <w:shd w:val="clear" w:color="auto" w:fill="FFFFFF"/>
        </w:rPr>
        <w:t xml:space="preserve">, 2019. [Online]. Available: </w:t>
      </w:r>
      <w:r w:rsidR="0031418C">
        <w:rPr>
          <w:color w:val="000000"/>
          <w:sz w:val="16"/>
          <w:szCs w:val="16"/>
          <w:shd w:val="clear" w:color="auto" w:fill="FFFFFF"/>
        </w:rPr>
        <w:tab/>
      </w:r>
      <w:r w:rsidR="0031418C">
        <w:rPr>
          <w:color w:val="000000"/>
          <w:sz w:val="16"/>
          <w:szCs w:val="16"/>
          <w:shd w:val="clear" w:color="auto" w:fill="FFFFFF"/>
        </w:rPr>
        <w:tab/>
      </w:r>
      <w:r w:rsidR="0031418C">
        <w:rPr>
          <w:color w:val="000000"/>
          <w:sz w:val="16"/>
          <w:szCs w:val="16"/>
          <w:shd w:val="clear" w:color="auto" w:fill="FFFFFF"/>
        </w:rPr>
        <w:tab/>
      </w:r>
      <w:r w:rsidR="0031418C">
        <w:rPr>
          <w:color w:val="000000"/>
          <w:sz w:val="16"/>
          <w:szCs w:val="16"/>
          <w:shd w:val="clear" w:color="auto" w:fill="FFFFFF"/>
        </w:rPr>
        <w:tab/>
      </w:r>
      <w:r w:rsidR="0031418C">
        <w:rPr>
          <w:color w:val="000000"/>
          <w:sz w:val="16"/>
          <w:szCs w:val="16"/>
          <w:shd w:val="clear" w:color="auto" w:fill="FFFFFF"/>
        </w:rPr>
        <w:tab/>
      </w:r>
      <w:r w:rsidR="0031418C">
        <w:rPr>
          <w:color w:val="000000"/>
          <w:sz w:val="16"/>
          <w:szCs w:val="16"/>
          <w:shd w:val="clear" w:color="auto" w:fill="FFFFFF"/>
        </w:rPr>
        <w:tab/>
      </w:r>
      <w:r w:rsidRPr="0031418C">
        <w:rPr>
          <w:color w:val="000000"/>
          <w:sz w:val="16"/>
          <w:szCs w:val="16"/>
          <w:shd w:val="clear" w:color="auto" w:fill="FFFFFF"/>
        </w:rPr>
        <w:t>https://www.elprocus.com/common-emitter-amplifier-</w:t>
      </w:r>
      <w:r w:rsidR="0031418C">
        <w:rPr>
          <w:color w:val="000000"/>
          <w:sz w:val="16"/>
          <w:szCs w:val="16"/>
          <w:shd w:val="clear" w:color="auto" w:fill="FFFFFF"/>
        </w:rPr>
        <w:tab/>
      </w:r>
      <w:r w:rsidR="0031418C">
        <w:rPr>
          <w:color w:val="000000"/>
          <w:sz w:val="16"/>
          <w:szCs w:val="16"/>
          <w:shd w:val="clear" w:color="auto" w:fill="FFFFFF"/>
        </w:rPr>
        <w:tab/>
      </w:r>
      <w:r w:rsidR="0031418C">
        <w:rPr>
          <w:color w:val="000000"/>
          <w:sz w:val="16"/>
          <w:szCs w:val="16"/>
          <w:shd w:val="clear" w:color="auto" w:fill="FFFFFF"/>
        </w:rPr>
        <w:tab/>
      </w:r>
      <w:r w:rsidR="0031418C">
        <w:rPr>
          <w:color w:val="000000"/>
          <w:sz w:val="16"/>
          <w:szCs w:val="16"/>
          <w:shd w:val="clear" w:color="auto" w:fill="FFFFFF"/>
        </w:rPr>
        <w:tab/>
      </w:r>
      <w:r w:rsidRPr="0031418C">
        <w:rPr>
          <w:color w:val="000000"/>
          <w:sz w:val="16"/>
          <w:szCs w:val="16"/>
          <w:shd w:val="clear" w:color="auto" w:fill="FFFFFF"/>
        </w:rPr>
        <w:t>circuit-working/. [Accessed: 07- Dec- 2019].</w:t>
      </w:r>
    </w:p>
    <w:p w14:paraId="6B7632FA" w14:textId="6759A83C" w:rsidR="00380A15" w:rsidRDefault="00380A15" w:rsidP="00512C1E">
      <w:pPr>
        <w:shd w:val="clear" w:color="auto" w:fill="FFFFFF" w:themeFill="background1"/>
        <w:spacing w:line="276" w:lineRule="auto"/>
        <w:ind w:left="808"/>
        <w:rPr>
          <w:color w:val="000000"/>
          <w:sz w:val="16"/>
          <w:szCs w:val="16"/>
          <w:shd w:val="clear" w:color="auto" w:fill="FFFFFF"/>
        </w:rPr>
      </w:pPr>
      <w:r w:rsidRPr="00380A15">
        <w:rPr>
          <w:color w:val="000000"/>
          <w:sz w:val="16"/>
          <w:szCs w:val="16"/>
          <w:shd w:val="clear" w:color="auto" w:fill="FFFFFF"/>
        </w:rPr>
        <w:t>[3]</w:t>
      </w:r>
      <w:r>
        <w:rPr>
          <w:color w:val="000000"/>
          <w:sz w:val="16"/>
          <w:szCs w:val="16"/>
          <w:shd w:val="clear" w:color="auto" w:fill="FFFFFF"/>
        </w:rPr>
        <w:tab/>
      </w:r>
      <w:r>
        <w:rPr>
          <w:color w:val="000000"/>
          <w:sz w:val="16"/>
          <w:szCs w:val="16"/>
          <w:shd w:val="clear" w:color="auto" w:fill="FFFFFF"/>
        </w:rPr>
        <w:tab/>
      </w:r>
      <w:r w:rsidRPr="00380A15">
        <w:rPr>
          <w:color w:val="000000"/>
          <w:sz w:val="16"/>
          <w:szCs w:val="16"/>
          <w:shd w:val="clear" w:color="auto" w:fill="FFFFFF"/>
        </w:rPr>
        <w:t xml:space="preserve">"Power Amp Volume Controls – What do they really </w:t>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sidRPr="00380A15">
        <w:rPr>
          <w:color w:val="000000"/>
          <w:sz w:val="16"/>
          <w:szCs w:val="16"/>
          <w:shd w:val="clear" w:color="auto" w:fill="FFFFFF"/>
        </w:rPr>
        <w:t>do?", </w:t>
      </w:r>
      <w:proofErr w:type="spellStart"/>
      <w:r w:rsidRPr="00380A15">
        <w:rPr>
          <w:i/>
          <w:iCs/>
          <w:color w:val="000000"/>
          <w:sz w:val="16"/>
          <w:szCs w:val="16"/>
          <w:shd w:val="clear" w:color="auto" w:fill="FFFFFF"/>
        </w:rPr>
        <w:t>SweetWater</w:t>
      </w:r>
      <w:proofErr w:type="spellEnd"/>
      <w:r w:rsidRPr="00380A15">
        <w:rPr>
          <w:color w:val="000000"/>
          <w:sz w:val="16"/>
          <w:szCs w:val="16"/>
          <w:shd w:val="clear" w:color="auto" w:fill="FFFFFF"/>
        </w:rPr>
        <w:t xml:space="preserve">, 2007. [Online]. Available: </w:t>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sidRPr="00380A15">
        <w:rPr>
          <w:color w:val="000000"/>
          <w:sz w:val="16"/>
          <w:szCs w:val="16"/>
          <w:shd w:val="clear" w:color="auto" w:fill="FFFFFF"/>
        </w:rPr>
        <w:t>https://www.sweetwater.com/sweetcare/articles/power-</w:t>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sidRPr="00380A15">
        <w:rPr>
          <w:color w:val="000000"/>
          <w:sz w:val="16"/>
          <w:szCs w:val="16"/>
          <w:shd w:val="clear" w:color="auto" w:fill="FFFFFF"/>
        </w:rPr>
        <w:t>amp-volume-controls-what-really/. [Accessed: 07- Dec-</w:t>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sidRPr="00380A15">
        <w:rPr>
          <w:color w:val="000000"/>
          <w:sz w:val="16"/>
          <w:szCs w:val="16"/>
          <w:shd w:val="clear" w:color="auto" w:fill="FFFFFF"/>
        </w:rPr>
        <w:t>2019].</w:t>
      </w:r>
    </w:p>
    <w:p w14:paraId="2AB71A42" w14:textId="0B33E730" w:rsidR="00A81C5C" w:rsidRDefault="001E7542" w:rsidP="00A81C5C">
      <w:pPr>
        <w:shd w:val="clear" w:color="auto" w:fill="FFFFFF" w:themeFill="background1"/>
        <w:spacing w:line="276" w:lineRule="auto"/>
        <w:ind w:left="808"/>
        <w:rPr>
          <w:color w:val="000000"/>
          <w:sz w:val="16"/>
          <w:szCs w:val="16"/>
          <w:shd w:val="clear" w:color="auto" w:fill="FFFFFF"/>
        </w:rPr>
      </w:pPr>
      <w:r w:rsidRPr="001E7542">
        <w:rPr>
          <w:color w:val="000000"/>
          <w:sz w:val="16"/>
          <w:szCs w:val="16"/>
          <w:shd w:val="clear" w:color="auto" w:fill="FFFFFF"/>
        </w:rPr>
        <w:t>[</w:t>
      </w:r>
      <w:r>
        <w:rPr>
          <w:color w:val="000000"/>
          <w:sz w:val="16"/>
          <w:szCs w:val="16"/>
          <w:shd w:val="clear" w:color="auto" w:fill="FFFFFF"/>
        </w:rPr>
        <w:t>4</w:t>
      </w:r>
      <w:r w:rsidRPr="001E7542">
        <w:rPr>
          <w:color w:val="000000"/>
          <w:sz w:val="16"/>
          <w:szCs w:val="16"/>
          <w:shd w:val="clear" w:color="auto" w:fill="FFFFFF"/>
        </w:rPr>
        <w:t>]</w:t>
      </w:r>
      <w:r>
        <w:rPr>
          <w:color w:val="000000"/>
          <w:sz w:val="16"/>
          <w:szCs w:val="16"/>
          <w:shd w:val="clear" w:color="auto" w:fill="FFFFFF"/>
        </w:rPr>
        <w:tab/>
      </w:r>
      <w:r>
        <w:rPr>
          <w:color w:val="000000"/>
          <w:sz w:val="16"/>
          <w:szCs w:val="16"/>
          <w:shd w:val="clear" w:color="auto" w:fill="FFFFFF"/>
        </w:rPr>
        <w:tab/>
      </w:r>
      <w:r w:rsidRPr="001E7542">
        <w:rPr>
          <w:color w:val="000000"/>
          <w:sz w:val="16"/>
          <w:szCs w:val="16"/>
          <w:shd w:val="clear" w:color="auto" w:fill="FFFFFF"/>
        </w:rPr>
        <w:t xml:space="preserve">A. </w:t>
      </w:r>
      <w:proofErr w:type="spellStart"/>
      <w:r w:rsidRPr="001E7542">
        <w:rPr>
          <w:color w:val="000000"/>
          <w:sz w:val="16"/>
          <w:szCs w:val="16"/>
          <w:shd w:val="clear" w:color="auto" w:fill="FFFFFF"/>
        </w:rPr>
        <w:t>Sedra</w:t>
      </w:r>
      <w:proofErr w:type="spellEnd"/>
      <w:r w:rsidRPr="001E7542">
        <w:rPr>
          <w:color w:val="000000"/>
          <w:sz w:val="16"/>
          <w:szCs w:val="16"/>
          <w:shd w:val="clear" w:color="auto" w:fill="FFFFFF"/>
        </w:rPr>
        <w:t xml:space="preserve">, K. Smith, T. </w:t>
      </w:r>
      <w:proofErr w:type="spellStart"/>
      <w:r w:rsidRPr="001E7542">
        <w:rPr>
          <w:color w:val="000000"/>
          <w:sz w:val="16"/>
          <w:szCs w:val="16"/>
          <w:shd w:val="clear" w:color="auto" w:fill="FFFFFF"/>
        </w:rPr>
        <w:t>Carusone</w:t>
      </w:r>
      <w:proofErr w:type="spellEnd"/>
      <w:r w:rsidRPr="001E7542">
        <w:rPr>
          <w:color w:val="000000"/>
          <w:sz w:val="16"/>
          <w:szCs w:val="16"/>
          <w:shd w:val="clear" w:color="auto" w:fill="FFFFFF"/>
        </w:rPr>
        <w:t xml:space="preserve"> and V. </w:t>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sidRPr="001E7542">
        <w:rPr>
          <w:color w:val="000000"/>
          <w:sz w:val="16"/>
          <w:szCs w:val="16"/>
          <w:shd w:val="clear" w:color="auto" w:fill="FFFFFF"/>
        </w:rPr>
        <w:t>Gaudet, </w:t>
      </w:r>
      <w:r w:rsidRPr="001E7542">
        <w:rPr>
          <w:i/>
          <w:iCs/>
          <w:color w:val="000000"/>
          <w:sz w:val="16"/>
          <w:szCs w:val="16"/>
          <w:shd w:val="clear" w:color="auto" w:fill="FFFFFF"/>
        </w:rPr>
        <w:t>Microelectronic circuits</w:t>
      </w:r>
      <w:r w:rsidRPr="001E7542">
        <w:rPr>
          <w:color w:val="000000"/>
          <w:sz w:val="16"/>
          <w:szCs w:val="16"/>
          <w:shd w:val="clear" w:color="auto" w:fill="FFFFFF"/>
        </w:rPr>
        <w:t xml:space="preserve">, 7th ed. New York: </w:t>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sidRPr="001E7542">
        <w:rPr>
          <w:color w:val="000000"/>
          <w:sz w:val="16"/>
          <w:szCs w:val="16"/>
          <w:shd w:val="clear" w:color="auto" w:fill="FFFFFF"/>
        </w:rPr>
        <w:t>Oxford University Press, 2015</w:t>
      </w:r>
      <w:r w:rsidR="00A81C5C">
        <w:rPr>
          <w:color w:val="000000"/>
          <w:sz w:val="16"/>
          <w:szCs w:val="16"/>
          <w:shd w:val="clear" w:color="auto" w:fill="FFFFFF"/>
        </w:rPr>
        <w:t>.</w:t>
      </w:r>
    </w:p>
    <w:p w14:paraId="779D0121" w14:textId="289FDC03" w:rsidR="00A81C5C" w:rsidRPr="00044A77" w:rsidRDefault="00A81C5C" w:rsidP="00044A77">
      <w:pPr>
        <w:shd w:val="clear" w:color="auto" w:fill="FFFFFF" w:themeFill="background1"/>
        <w:spacing w:line="276" w:lineRule="auto"/>
        <w:ind w:left="808"/>
        <w:rPr>
          <w:color w:val="000000"/>
          <w:sz w:val="16"/>
          <w:szCs w:val="16"/>
          <w:shd w:val="clear" w:color="auto" w:fill="FFFFFF"/>
        </w:rPr>
      </w:pPr>
      <w:r w:rsidRPr="001706A7">
        <w:rPr>
          <w:color w:val="000000"/>
          <w:sz w:val="16"/>
          <w:szCs w:val="16"/>
          <w:shd w:val="clear" w:color="auto" w:fill="FFFFFF"/>
        </w:rPr>
        <w:t>[</w:t>
      </w:r>
      <w:r>
        <w:rPr>
          <w:color w:val="000000"/>
          <w:sz w:val="16"/>
          <w:szCs w:val="16"/>
          <w:shd w:val="clear" w:color="auto" w:fill="FFFFFF"/>
        </w:rPr>
        <w:t>5</w:t>
      </w:r>
      <w:r w:rsidRPr="001706A7">
        <w:rPr>
          <w:color w:val="000000"/>
          <w:sz w:val="16"/>
          <w:szCs w:val="16"/>
          <w:shd w:val="clear" w:color="auto" w:fill="FFFFFF"/>
        </w:rPr>
        <w:t>]</w:t>
      </w:r>
      <w:r>
        <w:rPr>
          <w:color w:val="000000"/>
          <w:sz w:val="16"/>
          <w:szCs w:val="16"/>
          <w:shd w:val="clear" w:color="auto" w:fill="FFFFFF"/>
        </w:rPr>
        <w:tab/>
      </w:r>
      <w:r>
        <w:rPr>
          <w:color w:val="000000"/>
          <w:sz w:val="16"/>
          <w:szCs w:val="16"/>
          <w:shd w:val="clear" w:color="auto" w:fill="FFFFFF"/>
        </w:rPr>
        <w:tab/>
      </w:r>
      <w:r w:rsidRPr="001706A7">
        <w:rPr>
          <w:color w:val="000000"/>
          <w:sz w:val="16"/>
          <w:szCs w:val="16"/>
          <w:shd w:val="clear" w:color="auto" w:fill="FFFFFF"/>
        </w:rPr>
        <w:t>"Transistor Biasing", </w:t>
      </w:r>
      <w:proofErr w:type="spellStart"/>
      <w:r w:rsidRPr="001706A7">
        <w:rPr>
          <w:i/>
          <w:iCs/>
          <w:color w:val="000000"/>
          <w:sz w:val="16"/>
          <w:szCs w:val="16"/>
          <w:shd w:val="clear" w:color="auto" w:fill="FFFFFF"/>
        </w:rPr>
        <w:t>ElectronicsTutorials</w:t>
      </w:r>
      <w:proofErr w:type="spellEnd"/>
      <w:r w:rsidRPr="001706A7">
        <w:rPr>
          <w:color w:val="000000"/>
          <w:sz w:val="16"/>
          <w:szCs w:val="16"/>
          <w:shd w:val="clear" w:color="auto" w:fill="FFFFFF"/>
        </w:rPr>
        <w:t xml:space="preserve">. [Online]. </w:t>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sidRPr="001706A7">
        <w:rPr>
          <w:color w:val="000000"/>
          <w:sz w:val="16"/>
          <w:szCs w:val="16"/>
          <w:shd w:val="clear" w:color="auto" w:fill="FFFFFF"/>
        </w:rPr>
        <w:t>Available: https://www.electronics-</w:t>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sidRPr="001706A7">
        <w:rPr>
          <w:color w:val="000000"/>
          <w:sz w:val="16"/>
          <w:szCs w:val="16"/>
          <w:shd w:val="clear" w:color="auto" w:fill="FFFFFF"/>
        </w:rPr>
        <w:t>tutorials.ws/amplifier/transistor-biasing.html. [Accessed</w:t>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sidRPr="001706A7">
        <w:rPr>
          <w:color w:val="000000"/>
          <w:sz w:val="16"/>
          <w:szCs w:val="16"/>
          <w:shd w:val="clear" w:color="auto" w:fill="FFFFFF"/>
        </w:rPr>
        <w:t>: 07- Dec- 2019]</w:t>
      </w:r>
    </w:p>
    <w:p w14:paraId="24ADE371" w14:textId="77777777" w:rsidR="00A81C5C" w:rsidRDefault="00A81C5C" w:rsidP="00C378A1">
      <w:pPr>
        <w:pStyle w:val="FigureCaption"/>
        <w:rPr>
          <w:b/>
          <w:bCs/>
          <w:sz w:val="20"/>
          <w:szCs w:val="20"/>
        </w:rPr>
      </w:pPr>
    </w:p>
    <w:p w14:paraId="6A2DE6BD" w14:textId="77777777" w:rsidR="00A81C5C" w:rsidRDefault="00A81C5C" w:rsidP="00C378A1">
      <w:pPr>
        <w:pStyle w:val="FigureCaption"/>
        <w:rPr>
          <w:b/>
          <w:bCs/>
          <w:sz w:val="20"/>
          <w:szCs w:val="20"/>
        </w:rPr>
      </w:pPr>
    </w:p>
    <w:p w14:paraId="763A0FB2" w14:textId="77777777" w:rsidR="00A81C5C" w:rsidRDefault="00A81C5C" w:rsidP="00C378A1">
      <w:pPr>
        <w:pStyle w:val="FigureCaption"/>
        <w:rPr>
          <w:b/>
          <w:bCs/>
          <w:sz w:val="20"/>
          <w:szCs w:val="20"/>
        </w:rPr>
      </w:pPr>
    </w:p>
    <w:p w14:paraId="7AC7CBB9" w14:textId="13BB249A" w:rsidR="00C378A1" w:rsidRPr="00F05EAD" w:rsidRDefault="00FE4632" w:rsidP="00C378A1">
      <w:pPr>
        <w:pStyle w:val="FigureCaption"/>
        <w:rPr>
          <w:b/>
        </w:rPr>
      </w:pPr>
      <w:r>
        <w:rPr>
          <w:noProof/>
        </w:rPr>
        <w:drawing>
          <wp:anchor distT="0" distB="0" distL="114300" distR="114300" simplePos="0" relativeHeight="251658242" behindDoc="1" locked="0" layoutInCell="1" allowOverlap="1" wp14:anchorId="030755E2" wp14:editId="77BF9F69">
            <wp:simplePos x="0" y="0"/>
            <wp:positionH relativeFrom="column">
              <wp:posOffset>18084</wp:posOffset>
            </wp:positionH>
            <wp:positionV relativeFrom="paragraph">
              <wp:posOffset>9691</wp:posOffset>
            </wp:positionV>
            <wp:extent cx="950595" cy="933450"/>
            <wp:effectExtent l="0" t="0" r="1905" b="0"/>
            <wp:wrapTight wrapText="bothSides">
              <wp:wrapPolygon edited="0">
                <wp:start x="0" y="0"/>
                <wp:lineTo x="0" y="21159"/>
                <wp:lineTo x="21210" y="21159"/>
                <wp:lineTo x="2121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r="35416" b="42691"/>
                    <a:stretch/>
                  </pic:blipFill>
                  <pic:spPr bwMode="auto">
                    <a:xfrm>
                      <a:off x="0" y="0"/>
                      <a:ext cx="950595" cy="933450"/>
                    </a:xfrm>
                    <a:prstGeom prst="rect">
                      <a:avLst/>
                    </a:prstGeom>
                    <a:noFill/>
                    <a:ln>
                      <a:noFill/>
                    </a:ln>
                    <a:extLst>
                      <a:ext uri="{53640926-AAD7-44D8-BBD7-CCE9431645EC}">
                        <a14:shadowObscured xmlns:a14="http://schemas.microsoft.com/office/drawing/2010/main"/>
                      </a:ext>
                    </a:extLst>
                  </pic:spPr>
                </pic:pic>
              </a:graphicData>
            </a:graphic>
          </wp:anchor>
        </w:drawing>
      </w:r>
      <w:r w:rsidR="00E97402" w:rsidRPr="00CD684F">
        <w:rPr>
          <w:b/>
          <w:bCs/>
          <w:sz w:val="20"/>
          <w:szCs w:val="20"/>
        </w:rPr>
        <w:t>Aaron D. Tobias</w:t>
      </w:r>
      <w:r w:rsidR="00E97402" w:rsidRPr="00CD684F">
        <w:rPr>
          <w:b/>
          <w:sz w:val="20"/>
          <w:szCs w:val="20"/>
        </w:rPr>
        <w:t xml:space="preserve"> </w:t>
      </w:r>
      <w:r w:rsidR="00E97402" w:rsidRPr="00CD684F">
        <w:rPr>
          <w:sz w:val="20"/>
          <w:szCs w:val="20"/>
        </w:rPr>
        <w:t>was born in Nashville, TN</w:t>
      </w:r>
      <w:r w:rsidR="00653C54">
        <w:rPr>
          <w:sz w:val="20"/>
          <w:szCs w:val="20"/>
        </w:rPr>
        <w:t>, USA</w:t>
      </w:r>
      <w:r w:rsidR="00E97402" w:rsidRPr="00CD684F">
        <w:rPr>
          <w:sz w:val="20"/>
          <w:szCs w:val="20"/>
        </w:rPr>
        <w:t xml:space="preserve"> in 1993. He is </w:t>
      </w:r>
      <w:r w:rsidR="00653C54">
        <w:rPr>
          <w:sz w:val="20"/>
          <w:szCs w:val="20"/>
        </w:rPr>
        <w:t xml:space="preserve">the </w:t>
      </w:r>
      <w:r w:rsidR="00D0539D">
        <w:rPr>
          <w:sz w:val="20"/>
          <w:szCs w:val="20"/>
        </w:rPr>
        <w:t>youngest child</w:t>
      </w:r>
      <w:r w:rsidR="00653C54">
        <w:rPr>
          <w:sz w:val="20"/>
          <w:szCs w:val="20"/>
        </w:rPr>
        <w:t xml:space="preserve"> of two </w:t>
      </w:r>
      <w:r w:rsidR="00E97402" w:rsidRPr="00CD684F">
        <w:rPr>
          <w:sz w:val="20"/>
          <w:szCs w:val="20"/>
        </w:rPr>
        <w:t>South Africa</w:t>
      </w:r>
      <w:r w:rsidR="00653C54">
        <w:rPr>
          <w:sz w:val="20"/>
          <w:szCs w:val="20"/>
        </w:rPr>
        <w:t>n immigrants</w:t>
      </w:r>
      <w:r w:rsidR="00E97402" w:rsidRPr="00CD684F">
        <w:rPr>
          <w:sz w:val="20"/>
          <w:szCs w:val="20"/>
        </w:rPr>
        <w:t xml:space="preserve">. </w:t>
      </w:r>
      <w:r w:rsidR="7065E312" w:rsidRPr="7065E312">
        <w:rPr>
          <w:sz w:val="20"/>
          <w:szCs w:val="20"/>
        </w:rPr>
        <w:t xml:space="preserve">He is an alumnus of Ohio University and is currently pursuing </w:t>
      </w:r>
      <w:r w:rsidR="19E586E4" w:rsidRPr="19E586E4">
        <w:rPr>
          <w:sz w:val="20"/>
          <w:szCs w:val="20"/>
        </w:rPr>
        <w:t xml:space="preserve">a </w:t>
      </w:r>
      <w:r w:rsidR="2DD0A9CC" w:rsidRPr="2DD0A9CC">
        <w:rPr>
          <w:sz w:val="20"/>
          <w:szCs w:val="20"/>
        </w:rPr>
        <w:t>bachelor's</w:t>
      </w:r>
      <w:r w:rsidR="19E586E4" w:rsidRPr="19E586E4">
        <w:rPr>
          <w:sz w:val="20"/>
          <w:szCs w:val="20"/>
        </w:rPr>
        <w:t xml:space="preserve"> degree in Computer </w:t>
      </w:r>
      <w:r w:rsidR="1F07536D" w:rsidRPr="1F07536D">
        <w:rPr>
          <w:sz w:val="20"/>
          <w:szCs w:val="20"/>
        </w:rPr>
        <w:t xml:space="preserve">Engineering at the University of </w:t>
      </w:r>
      <w:r w:rsidR="227B8941" w:rsidRPr="227B8941">
        <w:rPr>
          <w:sz w:val="20"/>
          <w:szCs w:val="20"/>
        </w:rPr>
        <w:t>Akron.</w:t>
      </w:r>
      <w:r w:rsidR="00C378A1" w:rsidRPr="00CD684F">
        <w:rPr>
          <w:sz w:val="20"/>
          <w:szCs w:val="20"/>
        </w:rPr>
        <w:t xml:space="preserve"> </w:t>
      </w:r>
    </w:p>
    <w:p w14:paraId="6A486A28" w14:textId="1AC2E9A4" w:rsidR="00B94E65" w:rsidRDefault="6B255867" w:rsidP="00E96A3A">
      <w:pPr>
        <w:pStyle w:val="FigureCaption"/>
        <w:rPr>
          <w:sz w:val="20"/>
          <w:szCs w:val="20"/>
        </w:rPr>
      </w:pPr>
      <w:r w:rsidRPr="6B255867">
        <w:rPr>
          <w:sz w:val="20"/>
          <w:szCs w:val="20"/>
        </w:rPr>
        <w:t xml:space="preserve">From </w:t>
      </w:r>
      <w:r w:rsidR="706C358B" w:rsidRPr="706C358B">
        <w:rPr>
          <w:sz w:val="20"/>
          <w:szCs w:val="20"/>
        </w:rPr>
        <w:t>2016</w:t>
      </w:r>
      <w:r w:rsidRPr="6B255867">
        <w:rPr>
          <w:sz w:val="20"/>
          <w:szCs w:val="20"/>
        </w:rPr>
        <w:t xml:space="preserve"> to 2019, he was a Server at a local </w:t>
      </w:r>
      <w:r w:rsidR="0A41BC32" w:rsidRPr="0A41BC32">
        <w:rPr>
          <w:sz w:val="20"/>
          <w:szCs w:val="20"/>
        </w:rPr>
        <w:t xml:space="preserve">Mediterranean restaurant, Continental Cuisine. </w:t>
      </w:r>
      <w:r w:rsidR="24B9ED95" w:rsidRPr="24B9ED95">
        <w:rPr>
          <w:sz w:val="20"/>
          <w:szCs w:val="20"/>
        </w:rPr>
        <w:t>In the spring of 2020, he</w:t>
      </w:r>
      <w:r w:rsidR="009A5432">
        <w:rPr>
          <w:sz w:val="20"/>
          <w:szCs w:val="20"/>
        </w:rPr>
        <w:t xml:space="preserve"> will be</w:t>
      </w:r>
      <w:r w:rsidR="24B9ED95" w:rsidRPr="24B9ED95">
        <w:rPr>
          <w:sz w:val="20"/>
          <w:szCs w:val="20"/>
        </w:rPr>
        <w:t xml:space="preserve"> </w:t>
      </w:r>
      <w:r w:rsidR="000F28E2">
        <w:rPr>
          <w:sz w:val="20"/>
          <w:szCs w:val="20"/>
        </w:rPr>
        <w:t xml:space="preserve">an </w:t>
      </w:r>
      <w:r w:rsidR="739F7B73" w:rsidRPr="739F7B73">
        <w:rPr>
          <w:sz w:val="20"/>
          <w:szCs w:val="20"/>
        </w:rPr>
        <w:t>Undergraduate</w:t>
      </w:r>
      <w:r w:rsidR="24B9ED95" w:rsidRPr="24B9ED95">
        <w:rPr>
          <w:sz w:val="20"/>
          <w:szCs w:val="20"/>
        </w:rPr>
        <w:t xml:space="preserve"> </w:t>
      </w:r>
      <w:r w:rsidR="3F8DE93D" w:rsidRPr="3F8DE93D">
        <w:rPr>
          <w:sz w:val="20"/>
          <w:szCs w:val="20"/>
        </w:rPr>
        <w:t>Assistant</w:t>
      </w:r>
      <w:r w:rsidR="000F28E2">
        <w:rPr>
          <w:sz w:val="20"/>
          <w:szCs w:val="20"/>
        </w:rPr>
        <w:t xml:space="preserve"> for </w:t>
      </w:r>
      <w:r w:rsidR="000F28E2" w:rsidRPr="24B9ED95">
        <w:rPr>
          <w:sz w:val="20"/>
          <w:szCs w:val="20"/>
        </w:rPr>
        <w:t xml:space="preserve">Digital Logic Design </w:t>
      </w:r>
      <w:r w:rsidR="000F28E2">
        <w:rPr>
          <w:sz w:val="20"/>
          <w:szCs w:val="20"/>
        </w:rPr>
        <w:t>l</w:t>
      </w:r>
      <w:r w:rsidR="000F28E2" w:rsidRPr="1DC8E6AE">
        <w:rPr>
          <w:sz w:val="20"/>
          <w:szCs w:val="20"/>
        </w:rPr>
        <w:t>aboratory</w:t>
      </w:r>
      <w:r w:rsidR="4F65DCE8" w:rsidRPr="4F65DCE8">
        <w:rPr>
          <w:sz w:val="20"/>
          <w:szCs w:val="20"/>
        </w:rPr>
        <w:t>.</w:t>
      </w:r>
    </w:p>
    <w:p w14:paraId="4F0F870F" w14:textId="5C1AAB9D" w:rsidR="004C4F8E" w:rsidRPr="00B94E65" w:rsidRDefault="004C4F8E" w:rsidP="00B94E65">
      <w:pPr>
        <w:pStyle w:val="FigureCaption"/>
        <w:rPr>
          <w:sz w:val="20"/>
          <w:szCs w:val="20"/>
        </w:rPr>
      </w:pPr>
    </w:p>
    <w:p w14:paraId="739EFFF3" w14:textId="62DB5706" w:rsidR="004C4F8E" w:rsidRDefault="006D78AF" w:rsidP="000307F2">
      <w:pPr>
        <w:adjustRightInd w:val="0"/>
        <w:jc w:val="both"/>
      </w:pPr>
      <w:r>
        <w:rPr>
          <w:noProof/>
        </w:rPr>
        <w:drawing>
          <wp:anchor distT="0" distB="0" distL="114300" distR="114300" simplePos="0" relativeHeight="251658241" behindDoc="1" locked="0" layoutInCell="1" allowOverlap="1" wp14:anchorId="4A739198" wp14:editId="75DCCEA3">
            <wp:simplePos x="0" y="0"/>
            <wp:positionH relativeFrom="column">
              <wp:align>left</wp:align>
            </wp:positionH>
            <wp:positionV relativeFrom="paragraph">
              <wp:posOffset>61595</wp:posOffset>
            </wp:positionV>
            <wp:extent cx="971550" cy="971550"/>
            <wp:effectExtent l="0" t="0" r="0" b="0"/>
            <wp:wrapSquare wrapText="bothSides"/>
            <wp:docPr id="1772035958" name="Picture 1772035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971550" cy="971550"/>
                    </a:xfrm>
                    <a:prstGeom prst="rect">
                      <a:avLst/>
                    </a:prstGeom>
                  </pic:spPr>
                </pic:pic>
              </a:graphicData>
            </a:graphic>
          </wp:anchor>
        </w:drawing>
      </w:r>
      <w:r w:rsidR="000307F2">
        <w:rPr>
          <w:b/>
          <w:bCs/>
        </w:rPr>
        <w:t>Joshua R. Newman</w:t>
      </w:r>
      <w:r w:rsidR="00A25B3B">
        <w:t xml:space="preserve"> </w:t>
      </w:r>
      <w:r w:rsidR="00693D5D" w:rsidRPr="17A5E6AA">
        <w:t xml:space="preserve">was born in </w:t>
      </w:r>
      <w:r w:rsidR="000307F2" w:rsidRPr="17A5E6AA">
        <w:t>Jackson</w:t>
      </w:r>
      <w:r w:rsidR="00693D5D" w:rsidRPr="17A5E6AA">
        <w:t xml:space="preserve">, </w:t>
      </w:r>
      <w:r w:rsidR="000307F2" w:rsidRPr="17A5E6AA">
        <w:t>MS</w:t>
      </w:r>
      <w:r w:rsidR="00C75907" w:rsidRPr="17A5E6AA">
        <w:t xml:space="preserve">, USA </w:t>
      </w:r>
      <w:r w:rsidR="00693D5D" w:rsidRPr="17A5E6AA">
        <w:t>in 19</w:t>
      </w:r>
      <w:r w:rsidR="000307F2" w:rsidRPr="17A5E6AA">
        <w:t>88</w:t>
      </w:r>
      <w:r w:rsidR="00693D5D" w:rsidRPr="17A5E6AA">
        <w:t xml:space="preserve">. </w:t>
      </w:r>
      <w:r w:rsidR="003D12BF" w:rsidRPr="17A5E6AA">
        <w:t>He is a</w:t>
      </w:r>
      <w:r w:rsidR="00183562">
        <w:t xml:space="preserve"> graduate</w:t>
      </w:r>
      <w:r w:rsidR="003D12BF" w:rsidRPr="17A5E6AA">
        <w:t xml:space="preserve"> of Hinds Community College and is currently pursuing a bachelor’s degree in Computer Engineering</w:t>
      </w:r>
      <w:r w:rsidR="006C0EF8" w:rsidRPr="17A5E6AA">
        <w:t xml:space="preserve"> at the University of Akron.</w:t>
      </w:r>
    </w:p>
    <w:p w14:paraId="7EB1184D" w14:textId="3C3A70C5" w:rsidR="00125DED" w:rsidRPr="00125DED" w:rsidRDefault="006C0EF8" w:rsidP="00125DED">
      <w:pPr>
        <w:adjustRightInd w:val="0"/>
        <w:jc w:val="both"/>
      </w:pPr>
      <w:r w:rsidRPr="17A5E6AA">
        <w:t>From 2012-201</w:t>
      </w:r>
      <w:r w:rsidR="008D62AB" w:rsidRPr="17A5E6AA">
        <w:t>6 he was</w:t>
      </w:r>
      <w:r w:rsidR="006C35A2">
        <w:t xml:space="preserve"> in the U.S. Navy as </w:t>
      </w:r>
      <w:r w:rsidR="008D62AB" w:rsidRPr="17A5E6AA">
        <w:t xml:space="preserve">a </w:t>
      </w:r>
      <w:r w:rsidR="0086241F">
        <w:t>Weapon Equipment Technician onboard</w:t>
      </w:r>
      <w:r w:rsidR="004F6BE3">
        <w:t xml:space="preserve"> </w:t>
      </w:r>
      <w:r w:rsidR="006C35A2">
        <w:t xml:space="preserve">nuclear </w:t>
      </w:r>
      <w:r w:rsidR="002A0188">
        <w:t>s</w:t>
      </w:r>
      <w:r w:rsidR="006C35A2">
        <w:t xml:space="preserve">ubmarines. </w:t>
      </w:r>
      <w:r w:rsidR="00B63FE6">
        <w:t xml:space="preserve">He is also member of the </w:t>
      </w:r>
      <w:r w:rsidR="00007BD9">
        <w:t xml:space="preserve">Boy Scouts of America </w:t>
      </w:r>
      <w:r w:rsidR="00B63FE6">
        <w:t xml:space="preserve">Eagle Scout </w:t>
      </w:r>
      <w:r w:rsidR="00007BD9">
        <w:t>S</w:t>
      </w:r>
      <w:r w:rsidR="00B63FE6">
        <w:t>ociety after earning his Eagle Scout</w:t>
      </w:r>
      <w:r w:rsidR="004F6BE3">
        <w:t xml:space="preserve"> award in 200</w:t>
      </w:r>
    </w:p>
    <w:p w14:paraId="31B60CD6" w14:textId="77777777" w:rsidR="00B01F58" w:rsidRDefault="00B01F58" w:rsidP="000A0C2F">
      <w:pPr>
        <w:adjustRightInd w:val="0"/>
        <w:jc w:val="both"/>
        <w:rPr>
          <w:b/>
          <w:bCs/>
        </w:rPr>
      </w:pPr>
    </w:p>
    <w:p w14:paraId="1F94F1C3" w14:textId="5E4BC2BA" w:rsidR="004C4F8E" w:rsidRDefault="004C4F8E" w:rsidP="000A0C2F">
      <w:pPr>
        <w:adjustRightInd w:val="0"/>
        <w:jc w:val="both"/>
        <w:rPr>
          <w:b/>
          <w:bCs/>
        </w:rPr>
      </w:pPr>
    </w:p>
    <w:p w14:paraId="0A67EB66" w14:textId="1D541842" w:rsidR="00191D9A" w:rsidRDefault="00F23FF1" w:rsidP="00EE6003">
      <w:pPr>
        <w:adjustRightInd w:val="0"/>
        <w:jc w:val="both"/>
      </w:pPr>
      <w:r>
        <w:rPr>
          <w:noProof/>
        </w:rPr>
        <w:drawing>
          <wp:anchor distT="0" distB="0" distL="114300" distR="114300" simplePos="0" relativeHeight="251658240" behindDoc="1" locked="0" layoutInCell="1" allowOverlap="1" wp14:anchorId="7D9A93CA" wp14:editId="790B22EF">
            <wp:simplePos x="0" y="0"/>
            <wp:positionH relativeFrom="column">
              <wp:align>left</wp:align>
            </wp:positionH>
            <wp:positionV relativeFrom="paragraph">
              <wp:posOffset>28575</wp:posOffset>
            </wp:positionV>
            <wp:extent cx="1104900" cy="93599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04900" cy="935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2E4E">
        <w:rPr>
          <w:b/>
          <w:bCs/>
        </w:rPr>
        <w:t>Jaret A. Varn</w:t>
      </w:r>
      <w:r w:rsidR="001B2686" w:rsidRPr="00CD684F">
        <w:rPr>
          <w:b/>
          <w:bCs/>
        </w:rPr>
        <w:t xml:space="preserve"> </w:t>
      </w:r>
      <w:r w:rsidR="00DC1FFB">
        <w:t xml:space="preserve">was born </w:t>
      </w:r>
      <w:r w:rsidR="00EE6003">
        <w:t>in Canton, OH</w:t>
      </w:r>
      <w:r w:rsidR="00653C54">
        <w:t>, USA</w:t>
      </w:r>
      <w:r w:rsidR="0015477E">
        <w:t xml:space="preserve"> in 1998. He is a graduate of GlenOak high school and </w:t>
      </w:r>
      <w:r w:rsidR="00EE4F79">
        <w:t>currently</w:t>
      </w:r>
      <w:r w:rsidR="005460F7">
        <w:t xml:space="preserve"> pursuing a bachelor’s degree in Computer Engineering at the University of Akron. </w:t>
      </w:r>
    </w:p>
    <w:p w14:paraId="7283C16D" w14:textId="12C77F36" w:rsidR="001B2686" w:rsidRDefault="00FD196F" w:rsidP="00EE6003">
      <w:pPr>
        <w:adjustRightInd w:val="0"/>
        <w:jc w:val="both"/>
        <w:rPr>
          <w:rFonts w:ascii="Times-Roman" w:hAnsi="Times-Roman" w:cs="Times-Roman"/>
        </w:rPr>
      </w:pPr>
      <w:r>
        <w:t xml:space="preserve">He will be starting his co-op rotation in the Spring of 2020 at Automated Packaging Systems – Sealed Air </w:t>
      </w:r>
      <w:r w:rsidR="007A1529">
        <w:t>in Streetsboro, OH.</w:t>
      </w:r>
    </w:p>
    <w:p w14:paraId="43A0652A" w14:textId="77777777" w:rsidR="001B2686" w:rsidRPr="00CD684F" w:rsidRDefault="001B2686" w:rsidP="001B2686">
      <w:pPr>
        <w:adjustRightInd w:val="0"/>
        <w:jc w:val="both"/>
        <w:rPr>
          <w:rFonts w:ascii="Times-Roman" w:hAnsi="Times-Roman" w:cs="Times-Roman"/>
        </w:rPr>
      </w:pPr>
    </w:p>
    <w:p w14:paraId="1CAFD40E" w14:textId="77777777" w:rsidR="00B01F58" w:rsidRDefault="00B01F58" w:rsidP="001B2686">
      <w:pPr>
        <w:pStyle w:val="FigureCaption"/>
        <w:rPr>
          <w:sz w:val="20"/>
          <w:szCs w:val="20"/>
        </w:rPr>
      </w:pPr>
    </w:p>
    <w:p w14:paraId="62BA0E61" w14:textId="77777777" w:rsidR="00B01F58" w:rsidRDefault="00B01F58" w:rsidP="001B2686">
      <w:pPr>
        <w:pStyle w:val="FigureCaption"/>
        <w:rPr>
          <w:sz w:val="20"/>
          <w:szCs w:val="20"/>
        </w:rPr>
      </w:pPr>
    </w:p>
    <w:p w14:paraId="5B727425" w14:textId="77777777" w:rsidR="00B01F58" w:rsidRDefault="00B01F58" w:rsidP="001B2686">
      <w:pPr>
        <w:pStyle w:val="FigureCaption"/>
        <w:rPr>
          <w:sz w:val="20"/>
          <w:szCs w:val="20"/>
        </w:rPr>
      </w:pPr>
    </w:p>
    <w:p w14:paraId="07E5D70F" w14:textId="77777777" w:rsidR="00B01F58" w:rsidRDefault="00B01F58" w:rsidP="001B2686">
      <w:pPr>
        <w:pStyle w:val="FigureCaption"/>
        <w:rPr>
          <w:sz w:val="20"/>
          <w:szCs w:val="20"/>
        </w:rPr>
      </w:pPr>
    </w:p>
    <w:p w14:paraId="75675B7F" w14:textId="77777777" w:rsidR="00B01F58" w:rsidRDefault="00B01F58" w:rsidP="001B2686">
      <w:pPr>
        <w:pStyle w:val="FigureCaption"/>
        <w:rPr>
          <w:sz w:val="20"/>
          <w:szCs w:val="20"/>
        </w:rPr>
      </w:pPr>
    </w:p>
    <w:p w14:paraId="18285798" w14:textId="77777777" w:rsidR="00B01F58" w:rsidRDefault="00B01F58" w:rsidP="001B2686">
      <w:pPr>
        <w:pStyle w:val="FigureCaption"/>
        <w:rPr>
          <w:sz w:val="20"/>
          <w:szCs w:val="20"/>
        </w:rPr>
      </w:pPr>
    </w:p>
    <w:p w14:paraId="65E2AA41" w14:textId="77777777" w:rsidR="00B01F58" w:rsidRDefault="00B01F58" w:rsidP="001B2686">
      <w:pPr>
        <w:pStyle w:val="FigureCaption"/>
        <w:rPr>
          <w:sz w:val="20"/>
          <w:szCs w:val="20"/>
        </w:rPr>
      </w:pPr>
    </w:p>
    <w:p w14:paraId="7BF6C920" w14:textId="77777777" w:rsidR="00B01F58" w:rsidRDefault="00B01F58" w:rsidP="001B2686">
      <w:pPr>
        <w:pStyle w:val="FigureCaption"/>
        <w:rPr>
          <w:sz w:val="20"/>
          <w:szCs w:val="20"/>
        </w:rPr>
      </w:pPr>
    </w:p>
    <w:p w14:paraId="11085CB2" w14:textId="77777777" w:rsidR="00B01F58" w:rsidRDefault="00B01F58" w:rsidP="001B2686">
      <w:pPr>
        <w:pStyle w:val="FigureCaption"/>
        <w:rPr>
          <w:sz w:val="20"/>
          <w:szCs w:val="20"/>
        </w:rPr>
      </w:pPr>
    </w:p>
    <w:p w14:paraId="7B55CBC1" w14:textId="77777777" w:rsidR="00B01F58" w:rsidRPr="00CD684F" w:rsidRDefault="00B01F58" w:rsidP="001B2686">
      <w:pPr>
        <w:pStyle w:val="FigureCaption"/>
        <w:rPr>
          <w:sz w:val="20"/>
          <w:szCs w:val="20"/>
        </w:rPr>
      </w:pPr>
    </w:p>
    <w:sectPr w:rsidR="00B01F58" w:rsidRPr="00CD684F" w:rsidSect="00143F2E">
      <w:headerReference w:type="default" r:id="rId26"/>
      <w:type w:val="continuous"/>
      <w:pgSz w:w="12240" w:h="15840" w:code="1"/>
      <w:pgMar w:top="1008" w:right="936" w:bottom="1008" w:left="936" w:header="432" w:footer="432" w:gutter="0"/>
      <w:cols w:num="2" w:space="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Aaron Tobias" w:date="2019-12-06T23:36:00Z" w:initials="AT">
    <w:p w14:paraId="1F7059DF" w14:textId="416C33DA" w:rsidR="00DB12ED" w:rsidRDefault="00DB12ED">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F7059DF" w15:done="1"/>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27C972" w14:textId="77777777" w:rsidR="00ED09C7" w:rsidRDefault="00ED09C7">
      <w:r>
        <w:separator/>
      </w:r>
    </w:p>
  </w:endnote>
  <w:endnote w:type="continuationSeparator" w:id="0">
    <w:p w14:paraId="7836E390" w14:textId="77777777" w:rsidR="00ED09C7" w:rsidRDefault="00ED09C7">
      <w:r>
        <w:continuationSeparator/>
      </w:r>
    </w:p>
  </w:endnote>
  <w:endnote w:type="continuationNotice" w:id="1">
    <w:p w14:paraId="5A9A63D7" w14:textId="77777777" w:rsidR="00ED09C7" w:rsidRDefault="00ED09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AC77BB" w14:textId="77777777" w:rsidR="00ED09C7" w:rsidRDefault="00ED09C7"/>
  </w:footnote>
  <w:footnote w:type="continuationSeparator" w:id="0">
    <w:p w14:paraId="737C9379" w14:textId="77777777" w:rsidR="00ED09C7" w:rsidRDefault="00ED09C7">
      <w:r>
        <w:continuationSeparator/>
      </w:r>
    </w:p>
  </w:footnote>
  <w:footnote w:type="continuationNotice" w:id="1">
    <w:p w14:paraId="65C7C705" w14:textId="77777777" w:rsidR="00ED09C7" w:rsidRDefault="00ED09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0DF139" w14:textId="77777777" w:rsidR="007530A3" w:rsidRDefault="007530A3">
    <w:pPr>
      <w:framePr w:wrap="auto" w:vAnchor="text" w:hAnchor="margin" w:xAlign="right" w:y="1"/>
    </w:pPr>
    <w:r>
      <w:fldChar w:fldCharType="begin"/>
    </w:r>
    <w:r>
      <w:instrText xml:space="preserve">PAGE  </w:instrText>
    </w:r>
    <w:r>
      <w:fldChar w:fldCharType="separate"/>
    </w:r>
    <w:r w:rsidR="009F4B45">
      <w:rPr>
        <w:noProof/>
      </w:rPr>
      <w:t>1</w:t>
    </w:r>
    <w:r>
      <w:fldChar w:fldCharType="end"/>
    </w:r>
  </w:p>
  <w:p w14:paraId="39EBF2F8" w14:textId="11F1F3BF" w:rsidR="007530A3" w:rsidRDefault="00BF5AE7">
    <w:pPr>
      <w:ind w:right="360"/>
    </w:pPr>
    <w:r>
      <w:t>Physical Electronics – Project 3</w:t>
    </w:r>
  </w:p>
  <w:p w14:paraId="2BD4F713" w14:textId="77777777" w:rsidR="007530A3" w:rsidRDefault="007530A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784ED6AC"/>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attachedTemplate r:id="rId1"/>
  <w:revisionView w:markup="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3074"/>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030B9"/>
    <w:rsid w:val="00003772"/>
    <w:rsid w:val="000037AE"/>
    <w:rsid w:val="000040FF"/>
    <w:rsid w:val="000057D2"/>
    <w:rsid w:val="00007363"/>
    <w:rsid w:val="00007BD9"/>
    <w:rsid w:val="00007F86"/>
    <w:rsid w:val="00010726"/>
    <w:rsid w:val="0001131E"/>
    <w:rsid w:val="00011F5F"/>
    <w:rsid w:val="000138B5"/>
    <w:rsid w:val="00013EF6"/>
    <w:rsid w:val="00014651"/>
    <w:rsid w:val="00014BE2"/>
    <w:rsid w:val="00014C74"/>
    <w:rsid w:val="00015352"/>
    <w:rsid w:val="00015B58"/>
    <w:rsid w:val="00016DA2"/>
    <w:rsid w:val="00016FD0"/>
    <w:rsid w:val="00020364"/>
    <w:rsid w:val="00020E8F"/>
    <w:rsid w:val="00021440"/>
    <w:rsid w:val="000249A4"/>
    <w:rsid w:val="00026083"/>
    <w:rsid w:val="0002747D"/>
    <w:rsid w:val="000307F2"/>
    <w:rsid w:val="000348D0"/>
    <w:rsid w:val="00036029"/>
    <w:rsid w:val="000369A2"/>
    <w:rsid w:val="000371B3"/>
    <w:rsid w:val="0003789B"/>
    <w:rsid w:val="0004030D"/>
    <w:rsid w:val="000406FA"/>
    <w:rsid w:val="00042E13"/>
    <w:rsid w:val="000449DB"/>
    <w:rsid w:val="00044A77"/>
    <w:rsid w:val="0004668D"/>
    <w:rsid w:val="00047049"/>
    <w:rsid w:val="0004789B"/>
    <w:rsid w:val="0005202E"/>
    <w:rsid w:val="00053589"/>
    <w:rsid w:val="00056B19"/>
    <w:rsid w:val="00060025"/>
    <w:rsid w:val="00061BFB"/>
    <w:rsid w:val="00061D1B"/>
    <w:rsid w:val="0006455A"/>
    <w:rsid w:val="00064961"/>
    <w:rsid w:val="00066230"/>
    <w:rsid w:val="00066599"/>
    <w:rsid w:val="00067296"/>
    <w:rsid w:val="00074328"/>
    <w:rsid w:val="00075359"/>
    <w:rsid w:val="00076C9E"/>
    <w:rsid w:val="000773EB"/>
    <w:rsid w:val="000777DB"/>
    <w:rsid w:val="00077A4C"/>
    <w:rsid w:val="00077E63"/>
    <w:rsid w:val="00077F99"/>
    <w:rsid w:val="000818D7"/>
    <w:rsid w:val="00081947"/>
    <w:rsid w:val="000828C1"/>
    <w:rsid w:val="00085045"/>
    <w:rsid w:val="00086B79"/>
    <w:rsid w:val="0008712D"/>
    <w:rsid w:val="00093B94"/>
    <w:rsid w:val="000944BA"/>
    <w:rsid w:val="000964C6"/>
    <w:rsid w:val="00096E4D"/>
    <w:rsid w:val="000A07AC"/>
    <w:rsid w:val="000A0C2F"/>
    <w:rsid w:val="000A168B"/>
    <w:rsid w:val="000A284A"/>
    <w:rsid w:val="000A3FF0"/>
    <w:rsid w:val="000A56E5"/>
    <w:rsid w:val="000A5737"/>
    <w:rsid w:val="000A7EEE"/>
    <w:rsid w:val="000B650A"/>
    <w:rsid w:val="000C309E"/>
    <w:rsid w:val="000D2BDE"/>
    <w:rsid w:val="000D2F84"/>
    <w:rsid w:val="000D71CE"/>
    <w:rsid w:val="000D7742"/>
    <w:rsid w:val="000E1EDF"/>
    <w:rsid w:val="000E2E9D"/>
    <w:rsid w:val="000E5086"/>
    <w:rsid w:val="000E6020"/>
    <w:rsid w:val="000F1340"/>
    <w:rsid w:val="000F201E"/>
    <w:rsid w:val="000F28E2"/>
    <w:rsid w:val="000F292E"/>
    <w:rsid w:val="000F29EE"/>
    <w:rsid w:val="000F42EF"/>
    <w:rsid w:val="000F4317"/>
    <w:rsid w:val="000F6B46"/>
    <w:rsid w:val="00100A31"/>
    <w:rsid w:val="001029EE"/>
    <w:rsid w:val="00102ADA"/>
    <w:rsid w:val="00103288"/>
    <w:rsid w:val="00103E60"/>
    <w:rsid w:val="001046C0"/>
    <w:rsid w:val="00104BB0"/>
    <w:rsid w:val="00104E6A"/>
    <w:rsid w:val="0010794E"/>
    <w:rsid w:val="00107EFD"/>
    <w:rsid w:val="00110210"/>
    <w:rsid w:val="00110DA2"/>
    <w:rsid w:val="00111406"/>
    <w:rsid w:val="00113F26"/>
    <w:rsid w:val="001151BF"/>
    <w:rsid w:val="001157C0"/>
    <w:rsid w:val="0011730C"/>
    <w:rsid w:val="00117B0B"/>
    <w:rsid w:val="00121924"/>
    <w:rsid w:val="00122420"/>
    <w:rsid w:val="0012555F"/>
    <w:rsid w:val="001259E5"/>
    <w:rsid w:val="00125DED"/>
    <w:rsid w:val="00127E2E"/>
    <w:rsid w:val="001308AB"/>
    <w:rsid w:val="001322A6"/>
    <w:rsid w:val="0013309D"/>
    <w:rsid w:val="0013354F"/>
    <w:rsid w:val="00134D6E"/>
    <w:rsid w:val="0013518F"/>
    <w:rsid w:val="00135496"/>
    <w:rsid w:val="00136D41"/>
    <w:rsid w:val="0013738D"/>
    <w:rsid w:val="00137BA9"/>
    <w:rsid w:val="00140F4C"/>
    <w:rsid w:val="00141DC6"/>
    <w:rsid w:val="00143F2E"/>
    <w:rsid w:val="00144E72"/>
    <w:rsid w:val="0015093D"/>
    <w:rsid w:val="00152C1C"/>
    <w:rsid w:val="0015439C"/>
    <w:rsid w:val="0015477E"/>
    <w:rsid w:val="0015519E"/>
    <w:rsid w:val="00156048"/>
    <w:rsid w:val="00156E66"/>
    <w:rsid w:val="00161333"/>
    <w:rsid w:val="001624B7"/>
    <w:rsid w:val="001642DE"/>
    <w:rsid w:val="001643B2"/>
    <w:rsid w:val="0016658E"/>
    <w:rsid w:val="001703AD"/>
    <w:rsid w:val="001706A7"/>
    <w:rsid w:val="0017136D"/>
    <w:rsid w:val="001713C5"/>
    <w:rsid w:val="00174C1A"/>
    <w:rsid w:val="00176808"/>
    <w:rsid w:val="001768FF"/>
    <w:rsid w:val="00177B17"/>
    <w:rsid w:val="00183562"/>
    <w:rsid w:val="0018362D"/>
    <w:rsid w:val="00183B17"/>
    <w:rsid w:val="001846FB"/>
    <w:rsid w:val="00184E6C"/>
    <w:rsid w:val="001855F5"/>
    <w:rsid w:val="00190156"/>
    <w:rsid w:val="00190838"/>
    <w:rsid w:val="00191D9A"/>
    <w:rsid w:val="00192925"/>
    <w:rsid w:val="00193280"/>
    <w:rsid w:val="001933BA"/>
    <w:rsid w:val="001A039C"/>
    <w:rsid w:val="001A0FE9"/>
    <w:rsid w:val="001A1ABF"/>
    <w:rsid w:val="001A21B2"/>
    <w:rsid w:val="001A2531"/>
    <w:rsid w:val="001A4A2F"/>
    <w:rsid w:val="001A4B2E"/>
    <w:rsid w:val="001A60B1"/>
    <w:rsid w:val="001A678F"/>
    <w:rsid w:val="001A7005"/>
    <w:rsid w:val="001B027B"/>
    <w:rsid w:val="001B0F18"/>
    <w:rsid w:val="001B11DC"/>
    <w:rsid w:val="001B2686"/>
    <w:rsid w:val="001B36B1"/>
    <w:rsid w:val="001B7D6B"/>
    <w:rsid w:val="001C1779"/>
    <w:rsid w:val="001C2A39"/>
    <w:rsid w:val="001C3117"/>
    <w:rsid w:val="001C4293"/>
    <w:rsid w:val="001C5406"/>
    <w:rsid w:val="001C624D"/>
    <w:rsid w:val="001C7F7C"/>
    <w:rsid w:val="001D009A"/>
    <w:rsid w:val="001D1583"/>
    <w:rsid w:val="001D195B"/>
    <w:rsid w:val="001D5614"/>
    <w:rsid w:val="001D6685"/>
    <w:rsid w:val="001D7233"/>
    <w:rsid w:val="001E4C14"/>
    <w:rsid w:val="001E7542"/>
    <w:rsid w:val="001E7B7A"/>
    <w:rsid w:val="001F23D7"/>
    <w:rsid w:val="001F3D20"/>
    <w:rsid w:val="001F4C5C"/>
    <w:rsid w:val="001F59ED"/>
    <w:rsid w:val="001F77AB"/>
    <w:rsid w:val="001FDC0E"/>
    <w:rsid w:val="00200252"/>
    <w:rsid w:val="002004B0"/>
    <w:rsid w:val="00201090"/>
    <w:rsid w:val="002016D4"/>
    <w:rsid w:val="002023E5"/>
    <w:rsid w:val="002033AF"/>
    <w:rsid w:val="00204478"/>
    <w:rsid w:val="002056B4"/>
    <w:rsid w:val="00210603"/>
    <w:rsid w:val="00210ACE"/>
    <w:rsid w:val="00210AD8"/>
    <w:rsid w:val="00211A5C"/>
    <w:rsid w:val="00214E2E"/>
    <w:rsid w:val="00216141"/>
    <w:rsid w:val="00216318"/>
    <w:rsid w:val="002169F1"/>
    <w:rsid w:val="00216F44"/>
    <w:rsid w:val="00217186"/>
    <w:rsid w:val="00217B45"/>
    <w:rsid w:val="002230F5"/>
    <w:rsid w:val="00226449"/>
    <w:rsid w:val="0022658D"/>
    <w:rsid w:val="0023160D"/>
    <w:rsid w:val="0023163F"/>
    <w:rsid w:val="002321A9"/>
    <w:rsid w:val="002346AB"/>
    <w:rsid w:val="00235CB9"/>
    <w:rsid w:val="002360B9"/>
    <w:rsid w:val="00242A0E"/>
    <w:rsid w:val="002434A1"/>
    <w:rsid w:val="00244291"/>
    <w:rsid w:val="00245178"/>
    <w:rsid w:val="00251109"/>
    <w:rsid w:val="002514AD"/>
    <w:rsid w:val="00251642"/>
    <w:rsid w:val="00251661"/>
    <w:rsid w:val="00252084"/>
    <w:rsid w:val="00263943"/>
    <w:rsid w:val="00263E14"/>
    <w:rsid w:val="002667D6"/>
    <w:rsid w:val="00267080"/>
    <w:rsid w:val="0026728B"/>
    <w:rsid w:val="00267B35"/>
    <w:rsid w:val="00270BDE"/>
    <w:rsid w:val="00270D9C"/>
    <w:rsid w:val="002719A6"/>
    <w:rsid w:val="00273BCE"/>
    <w:rsid w:val="00273D52"/>
    <w:rsid w:val="00274D75"/>
    <w:rsid w:val="00284C03"/>
    <w:rsid w:val="00291FDF"/>
    <w:rsid w:val="002920A1"/>
    <w:rsid w:val="002928C8"/>
    <w:rsid w:val="00294B56"/>
    <w:rsid w:val="00296D41"/>
    <w:rsid w:val="00296EA6"/>
    <w:rsid w:val="002978A9"/>
    <w:rsid w:val="002A0188"/>
    <w:rsid w:val="002A29A6"/>
    <w:rsid w:val="002A36B4"/>
    <w:rsid w:val="002B0CB7"/>
    <w:rsid w:val="002B2B56"/>
    <w:rsid w:val="002B3991"/>
    <w:rsid w:val="002B51FA"/>
    <w:rsid w:val="002B5FA7"/>
    <w:rsid w:val="002B660D"/>
    <w:rsid w:val="002C0016"/>
    <w:rsid w:val="002C143E"/>
    <w:rsid w:val="002C38F9"/>
    <w:rsid w:val="002C416E"/>
    <w:rsid w:val="002C51F7"/>
    <w:rsid w:val="002C5DA4"/>
    <w:rsid w:val="002C64C4"/>
    <w:rsid w:val="002D0C5A"/>
    <w:rsid w:val="002D1033"/>
    <w:rsid w:val="002D4318"/>
    <w:rsid w:val="002D4E83"/>
    <w:rsid w:val="002D5072"/>
    <w:rsid w:val="002D5659"/>
    <w:rsid w:val="002D5983"/>
    <w:rsid w:val="002D6181"/>
    <w:rsid w:val="002D6E25"/>
    <w:rsid w:val="002D7168"/>
    <w:rsid w:val="002D7E16"/>
    <w:rsid w:val="002D7E55"/>
    <w:rsid w:val="002E0726"/>
    <w:rsid w:val="002E140C"/>
    <w:rsid w:val="002E1F95"/>
    <w:rsid w:val="002E2A05"/>
    <w:rsid w:val="002E2D1A"/>
    <w:rsid w:val="002E3627"/>
    <w:rsid w:val="002E3C01"/>
    <w:rsid w:val="002E7BEF"/>
    <w:rsid w:val="002F0E2E"/>
    <w:rsid w:val="002F1A23"/>
    <w:rsid w:val="002F1E27"/>
    <w:rsid w:val="002F272A"/>
    <w:rsid w:val="002F3485"/>
    <w:rsid w:val="002F514C"/>
    <w:rsid w:val="002F644F"/>
    <w:rsid w:val="002F7910"/>
    <w:rsid w:val="0030140F"/>
    <w:rsid w:val="00301808"/>
    <w:rsid w:val="00301BA6"/>
    <w:rsid w:val="00301D59"/>
    <w:rsid w:val="00303938"/>
    <w:rsid w:val="003075A4"/>
    <w:rsid w:val="00307F02"/>
    <w:rsid w:val="00310BDC"/>
    <w:rsid w:val="0031367E"/>
    <w:rsid w:val="00313BD8"/>
    <w:rsid w:val="0031418C"/>
    <w:rsid w:val="003146B5"/>
    <w:rsid w:val="00314F82"/>
    <w:rsid w:val="003163B4"/>
    <w:rsid w:val="00321378"/>
    <w:rsid w:val="0032176C"/>
    <w:rsid w:val="00321C44"/>
    <w:rsid w:val="00322645"/>
    <w:rsid w:val="003226B2"/>
    <w:rsid w:val="00322945"/>
    <w:rsid w:val="00325BEE"/>
    <w:rsid w:val="00326ED0"/>
    <w:rsid w:val="003312FC"/>
    <w:rsid w:val="00334CDF"/>
    <w:rsid w:val="00340120"/>
    <w:rsid w:val="00340AC5"/>
    <w:rsid w:val="0034207D"/>
    <w:rsid w:val="003427CE"/>
    <w:rsid w:val="00342BE1"/>
    <w:rsid w:val="00343921"/>
    <w:rsid w:val="003439FF"/>
    <w:rsid w:val="00344180"/>
    <w:rsid w:val="003444D6"/>
    <w:rsid w:val="003461E8"/>
    <w:rsid w:val="00346699"/>
    <w:rsid w:val="00347292"/>
    <w:rsid w:val="00351B93"/>
    <w:rsid w:val="00352743"/>
    <w:rsid w:val="003530C2"/>
    <w:rsid w:val="00354942"/>
    <w:rsid w:val="0035671B"/>
    <w:rsid w:val="00360269"/>
    <w:rsid w:val="003625A1"/>
    <w:rsid w:val="003676D4"/>
    <w:rsid w:val="00367853"/>
    <w:rsid w:val="00372310"/>
    <w:rsid w:val="003729F2"/>
    <w:rsid w:val="003736D7"/>
    <w:rsid w:val="0037399E"/>
    <w:rsid w:val="00374A23"/>
    <w:rsid w:val="0037551B"/>
    <w:rsid w:val="00375800"/>
    <w:rsid w:val="00376658"/>
    <w:rsid w:val="00376B46"/>
    <w:rsid w:val="00380A15"/>
    <w:rsid w:val="00382B6A"/>
    <w:rsid w:val="00382CE5"/>
    <w:rsid w:val="00382D77"/>
    <w:rsid w:val="00386010"/>
    <w:rsid w:val="00386F2D"/>
    <w:rsid w:val="0038728A"/>
    <w:rsid w:val="00391CAC"/>
    <w:rsid w:val="00392589"/>
    <w:rsid w:val="00392A1D"/>
    <w:rsid w:val="00392DBA"/>
    <w:rsid w:val="00395B9A"/>
    <w:rsid w:val="00396D60"/>
    <w:rsid w:val="00396F6A"/>
    <w:rsid w:val="003A082D"/>
    <w:rsid w:val="003A1831"/>
    <w:rsid w:val="003A1DBE"/>
    <w:rsid w:val="003A1E90"/>
    <w:rsid w:val="003A1F02"/>
    <w:rsid w:val="003A3AB9"/>
    <w:rsid w:val="003A4A60"/>
    <w:rsid w:val="003A6D96"/>
    <w:rsid w:val="003A7C45"/>
    <w:rsid w:val="003B3CC5"/>
    <w:rsid w:val="003B477D"/>
    <w:rsid w:val="003B51C5"/>
    <w:rsid w:val="003B7923"/>
    <w:rsid w:val="003B7985"/>
    <w:rsid w:val="003B7C50"/>
    <w:rsid w:val="003B7D3A"/>
    <w:rsid w:val="003C048A"/>
    <w:rsid w:val="003C0598"/>
    <w:rsid w:val="003C0E35"/>
    <w:rsid w:val="003C3322"/>
    <w:rsid w:val="003C51B9"/>
    <w:rsid w:val="003C62F3"/>
    <w:rsid w:val="003C68C2"/>
    <w:rsid w:val="003D12BF"/>
    <w:rsid w:val="003D1BB8"/>
    <w:rsid w:val="003D1EBF"/>
    <w:rsid w:val="003D2273"/>
    <w:rsid w:val="003D2F6C"/>
    <w:rsid w:val="003D4A42"/>
    <w:rsid w:val="003D4CAE"/>
    <w:rsid w:val="003D6973"/>
    <w:rsid w:val="003D6D62"/>
    <w:rsid w:val="003D7109"/>
    <w:rsid w:val="003E11EA"/>
    <w:rsid w:val="003E1E4B"/>
    <w:rsid w:val="003E1E5B"/>
    <w:rsid w:val="003E2E4E"/>
    <w:rsid w:val="003E6209"/>
    <w:rsid w:val="003F26BD"/>
    <w:rsid w:val="003F43AA"/>
    <w:rsid w:val="003F448E"/>
    <w:rsid w:val="003F52AD"/>
    <w:rsid w:val="003F63D3"/>
    <w:rsid w:val="00401D1E"/>
    <w:rsid w:val="004034B3"/>
    <w:rsid w:val="00403887"/>
    <w:rsid w:val="00403C76"/>
    <w:rsid w:val="0040537B"/>
    <w:rsid w:val="00407D7A"/>
    <w:rsid w:val="00407DA8"/>
    <w:rsid w:val="004100C0"/>
    <w:rsid w:val="004115C6"/>
    <w:rsid w:val="00411C1E"/>
    <w:rsid w:val="004129A0"/>
    <w:rsid w:val="004135B5"/>
    <w:rsid w:val="004167A3"/>
    <w:rsid w:val="00417517"/>
    <w:rsid w:val="004206C9"/>
    <w:rsid w:val="004206D0"/>
    <w:rsid w:val="004216DF"/>
    <w:rsid w:val="0042190D"/>
    <w:rsid w:val="00423456"/>
    <w:rsid w:val="0042464C"/>
    <w:rsid w:val="00425579"/>
    <w:rsid w:val="004272F0"/>
    <w:rsid w:val="0043033D"/>
    <w:rsid w:val="00430474"/>
    <w:rsid w:val="0043144F"/>
    <w:rsid w:val="00431BFA"/>
    <w:rsid w:val="00432D35"/>
    <w:rsid w:val="004344B7"/>
    <w:rsid w:val="004349D6"/>
    <w:rsid w:val="00434D14"/>
    <w:rsid w:val="004353CF"/>
    <w:rsid w:val="00435896"/>
    <w:rsid w:val="00435CCC"/>
    <w:rsid w:val="00435DB7"/>
    <w:rsid w:val="00436104"/>
    <w:rsid w:val="00437855"/>
    <w:rsid w:val="00437909"/>
    <w:rsid w:val="00440751"/>
    <w:rsid w:val="00440E5B"/>
    <w:rsid w:val="00440E7E"/>
    <w:rsid w:val="00440EB2"/>
    <w:rsid w:val="00442A7E"/>
    <w:rsid w:val="00442DB2"/>
    <w:rsid w:val="00444A5F"/>
    <w:rsid w:val="00444AD9"/>
    <w:rsid w:val="00446CF8"/>
    <w:rsid w:val="00447BE9"/>
    <w:rsid w:val="00450E89"/>
    <w:rsid w:val="004514DD"/>
    <w:rsid w:val="00451F60"/>
    <w:rsid w:val="0045261E"/>
    <w:rsid w:val="0045322E"/>
    <w:rsid w:val="004533B3"/>
    <w:rsid w:val="0045415D"/>
    <w:rsid w:val="00454322"/>
    <w:rsid w:val="00454E45"/>
    <w:rsid w:val="00455881"/>
    <w:rsid w:val="00456DB3"/>
    <w:rsid w:val="004574F3"/>
    <w:rsid w:val="00457FFC"/>
    <w:rsid w:val="00463174"/>
    <w:rsid w:val="004631BC"/>
    <w:rsid w:val="0046597B"/>
    <w:rsid w:val="004661A9"/>
    <w:rsid w:val="00466506"/>
    <w:rsid w:val="00466AE2"/>
    <w:rsid w:val="00466E2D"/>
    <w:rsid w:val="004672A2"/>
    <w:rsid w:val="0046747A"/>
    <w:rsid w:val="0046788D"/>
    <w:rsid w:val="0047033C"/>
    <w:rsid w:val="004706B9"/>
    <w:rsid w:val="00470AAA"/>
    <w:rsid w:val="00471FC8"/>
    <w:rsid w:val="00473659"/>
    <w:rsid w:val="00477FFA"/>
    <w:rsid w:val="004819F1"/>
    <w:rsid w:val="00484761"/>
    <w:rsid w:val="00484DD5"/>
    <w:rsid w:val="00485405"/>
    <w:rsid w:val="004854AB"/>
    <w:rsid w:val="00485D59"/>
    <w:rsid w:val="004878F9"/>
    <w:rsid w:val="00490571"/>
    <w:rsid w:val="0049069C"/>
    <w:rsid w:val="00491183"/>
    <w:rsid w:val="00492220"/>
    <w:rsid w:val="00497035"/>
    <w:rsid w:val="00497EF7"/>
    <w:rsid w:val="004A228B"/>
    <w:rsid w:val="004A34E8"/>
    <w:rsid w:val="004A3FB5"/>
    <w:rsid w:val="004B0105"/>
    <w:rsid w:val="004B15DA"/>
    <w:rsid w:val="004B1DB4"/>
    <w:rsid w:val="004B49D0"/>
    <w:rsid w:val="004B558A"/>
    <w:rsid w:val="004B61D8"/>
    <w:rsid w:val="004B7356"/>
    <w:rsid w:val="004C09C7"/>
    <w:rsid w:val="004C1987"/>
    <w:rsid w:val="004C1E16"/>
    <w:rsid w:val="004C2135"/>
    <w:rsid w:val="004C213F"/>
    <w:rsid w:val="004C2543"/>
    <w:rsid w:val="004C4F8E"/>
    <w:rsid w:val="004D016C"/>
    <w:rsid w:val="004D0E60"/>
    <w:rsid w:val="004D15CA"/>
    <w:rsid w:val="004D215E"/>
    <w:rsid w:val="004E0D17"/>
    <w:rsid w:val="004E3E4C"/>
    <w:rsid w:val="004E4562"/>
    <w:rsid w:val="004E6ADC"/>
    <w:rsid w:val="004E715F"/>
    <w:rsid w:val="004F0932"/>
    <w:rsid w:val="004F1DF1"/>
    <w:rsid w:val="004F23A0"/>
    <w:rsid w:val="004F2943"/>
    <w:rsid w:val="004F3230"/>
    <w:rsid w:val="004F3E37"/>
    <w:rsid w:val="004F532C"/>
    <w:rsid w:val="004F60BC"/>
    <w:rsid w:val="004F6778"/>
    <w:rsid w:val="004F6BE3"/>
    <w:rsid w:val="004F7678"/>
    <w:rsid w:val="0050000E"/>
    <w:rsid w:val="005003E3"/>
    <w:rsid w:val="00501F41"/>
    <w:rsid w:val="0050254D"/>
    <w:rsid w:val="00505205"/>
    <w:rsid w:val="005052CD"/>
    <w:rsid w:val="005054B3"/>
    <w:rsid w:val="00506BC2"/>
    <w:rsid w:val="00506FF8"/>
    <w:rsid w:val="0051012A"/>
    <w:rsid w:val="00511443"/>
    <w:rsid w:val="005122CE"/>
    <w:rsid w:val="00512C1E"/>
    <w:rsid w:val="00512C83"/>
    <w:rsid w:val="0051369D"/>
    <w:rsid w:val="00515343"/>
    <w:rsid w:val="005154A9"/>
    <w:rsid w:val="00517300"/>
    <w:rsid w:val="00517AE6"/>
    <w:rsid w:val="00517F3F"/>
    <w:rsid w:val="00520B00"/>
    <w:rsid w:val="00520E30"/>
    <w:rsid w:val="0052467E"/>
    <w:rsid w:val="005246F3"/>
    <w:rsid w:val="00524A97"/>
    <w:rsid w:val="00525071"/>
    <w:rsid w:val="005260FA"/>
    <w:rsid w:val="005276A6"/>
    <w:rsid w:val="00532F81"/>
    <w:rsid w:val="005336C9"/>
    <w:rsid w:val="00533A49"/>
    <w:rsid w:val="00533B5C"/>
    <w:rsid w:val="00535307"/>
    <w:rsid w:val="005358BB"/>
    <w:rsid w:val="00536426"/>
    <w:rsid w:val="00536F05"/>
    <w:rsid w:val="005400B4"/>
    <w:rsid w:val="00540965"/>
    <w:rsid w:val="005409DE"/>
    <w:rsid w:val="0054185F"/>
    <w:rsid w:val="00542D6F"/>
    <w:rsid w:val="00543441"/>
    <w:rsid w:val="005437B1"/>
    <w:rsid w:val="005438B3"/>
    <w:rsid w:val="005448E3"/>
    <w:rsid w:val="00544981"/>
    <w:rsid w:val="005460F7"/>
    <w:rsid w:val="005463E8"/>
    <w:rsid w:val="00550A26"/>
    <w:rsid w:val="00550BF5"/>
    <w:rsid w:val="00550C2D"/>
    <w:rsid w:val="005531F6"/>
    <w:rsid w:val="00554797"/>
    <w:rsid w:val="005564F7"/>
    <w:rsid w:val="00557324"/>
    <w:rsid w:val="00560366"/>
    <w:rsid w:val="00564DD6"/>
    <w:rsid w:val="00565DC9"/>
    <w:rsid w:val="0056736C"/>
    <w:rsid w:val="00567A70"/>
    <w:rsid w:val="00567C00"/>
    <w:rsid w:val="00567E96"/>
    <w:rsid w:val="00570070"/>
    <w:rsid w:val="005705DA"/>
    <w:rsid w:val="005708BC"/>
    <w:rsid w:val="005714CD"/>
    <w:rsid w:val="00571BAE"/>
    <w:rsid w:val="00572254"/>
    <w:rsid w:val="005727A3"/>
    <w:rsid w:val="00582EEB"/>
    <w:rsid w:val="005839DE"/>
    <w:rsid w:val="00584BAD"/>
    <w:rsid w:val="00585436"/>
    <w:rsid w:val="005856C4"/>
    <w:rsid w:val="00586466"/>
    <w:rsid w:val="005903F6"/>
    <w:rsid w:val="0059322D"/>
    <w:rsid w:val="00595A5C"/>
    <w:rsid w:val="00595A6B"/>
    <w:rsid w:val="005A2A15"/>
    <w:rsid w:val="005A36E5"/>
    <w:rsid w:val="005B0FAC"/>
    <w:rsid w:val="005B1364"/>
    <w:rsid w:val="005B24F9"/>
    <w:rsid w:val="005B4C8E"/>
    <w:rsid w:val="005B50D9"/>
    <w:rsid w:val="005B5ED2"/>
    <w:rsid w:val="005B6A70"/>
    <w:rsid w:val="005B7DEF"/>
    <w:rsid w:val="005C01F7"/>
    <w:rsid w:val="005C0636"/>
    <w:rsid w:val="005C095E"/>
    <w:rsid w:val="005C0A86"/>
    <w:rsid w:val="005C6EA6"/>
    <w:rsid w:val="005D146D"/>
    <w:rsid w:val="005D173B"/>
    <w:rsid w:val="005D1B15"/>
    <w:rsid w:val="005D2824"/>
    <w:rsid w:val="005D304C"/>
    <w:rsid w:val="005D4F1A"/>
    <w:rsid w:val="005D5C44"/>
    <w:rsid w:val="005D6682"/>
    <w:rsid w:val="005D72BB"/>
    <w:rsid w:val="005E0300"/>
    <w:rsid w:val="005E0CE7"/>
    <w:rsid w:val="005E0EB8"/>
    <w:rsid w:val="005E19BA"/>
    <w:rsid w:val="005E1A40"/>
    <w:rsid w:val="005E1D55"/>
    <w:rsid w:val="005E4D03"/>
    <w:rsid w:val="005E5775"/>
    <w:rsid w:val="005E5BA5"/>
    <w:rsid w:val="005E6516"/>
    <w:rsid w:val="005E692F"/>
    <w:rsid w:val="005F038F"/>
    <w:rsid w:val="005F181C"/>
    <w:rsid w:val="005F2DD6"/>
    <w:rsid w:val="005F3913"/>
    <w:rsid w:val="005F7235"/>
    <w:rsid w:val="00600AFF"/>
    <w:rsid w:val="00605BA9"/>
    <w:rsid w:val="006060F4"/>
    <w:rsid w:val="0061167B"/>
    <w:rsid w:val="00611A58"/>
    <w:rsid w:val="00612E8F"/>
    <w:rsid w:val="0061740E"/>
    <w:rsid w:val="00620030"/>
    <w:rsid w:val="006204C7"/>
    <w:rsid w:val="0062114B"/>
    <w:rsid w:val="006224DE"/>
    <w:rsid w:val="00622575"/>
    <w:rsid w:val="00623698"/>
    <w:rsid w:val="00623B40"/>
    <w:rsid w:val="00624918"/>
    <w:rsid w:val="00625E96"/>
    <w:rsid w:val="00627C98"/>
    <w:rsid w:val="00627DD6"/>
    <w:rsid w:val="006308BB"/>
    <w:rsid w:val="006309EC"/>
    <w:rsid w:val="00630BDE"/>
    <w:rsid w:val="006311B9"/>
    <w:rsid w:val="00634EB1"/>
    <w:rsid w:val="006367CD"/>
    <w:rsid w:val="00636BC9"/>
    <w:rsid w:val="00637097"/>
    <w:rsid w:val="00637858"/>
    <w:rsid w:val="006402FD"/>
    <w:rsid w:val="006405A3"/>
    <w:rsid w:val="00641FF4"/>
    <w:rsid w:val="00642062"/>
    <w:rsid w:val="00642070"/>
    <w:rsid w:val="00646340"/>
    <w:rsid w:val="00647C09"/>
    <w:rsid w:val="00651F2C"/>
    <w:rsid w:val="00653C54"/>
    <w:rsid w:val="00657259"/>
    <w:rsid w:val="006578C6"/>
    <w:rsid w:val="00657C71"/>
    <w:rsid w:val="00660330"/>
    <w:rsid w:val="0066171D"/>
    <w:rsid w:val="006623E5"/>
    <w:rsid w:val="0066411B"/>
    <w:rsid w:val="00664596"/>
    <w:rsid w:val="006665F0"/>
    <w:rsid w:val="00666BED"/>
    <w:rsid w:val="00667B4D"/>
    <w:rsid w:val="006714FB"/>
    <w:rsid w:val="00671B59"/>
    <w:rsid w:val="00673872"/>
    <w:rsid w:val="00673C30"/>
    <w:rsid w:val="00673DF6"/>
    <w:rsid w:val="00674B25"/>
    <w:rsid w:val="0067610E"/>
    <w:rsid w:val="00677206"/>
    <w:rsid w:val="006773E8"/>
    <w:rsid w:val="006777B9"/>
    <w:rsid w:val="00677C22"/>
    <w:rsid w:val="00683C32"/>
    <w:rsid w:val="00685D0E"/>
    <w:rsid w:val="00690D83"/>
    <w:rsid w:val="00690E5A"/>
    <w:rsid w:val="0069281B"/>
    <w:rsid w:val="00693D5D"/>
    <w:rsid w:val="00696CBA"/>
    <w:rsid w:val="00697EE9"/>
    <w:rsid w:val="006A01F7"/>
    <w:rsid w:val="006A07C8"/>
    <w:rsid w:val="006A1793"/>
    <w:rsid w:val="006A281C"/>
    <w:rsid w:val="006A6EA6"/>
    <w:rsid w:val="006A7B96"/>
    <w:rsid w:val="006B1624"/>
    <w:rsid w:val="006B28F4"/>
    <w:rsid w:val="006B36D2"/>
    <w:rsid w:val="006B36D8"/>
    <w:rsid w:val="006B447A"/>
    <w:rsid w:val="006B6AE6"/>
    <w:rsid w:val="006B7F03"/>
    <w:rsid w:val="006C05BB"/>
    <w:rsid w:val="006C0C75"/>
    <w:rsid w:val="006C0EF8"/>
    <w:rsid w:val="006C2C63"/>
    <w:rsid w:val="006C35A2"/>
    <w:rsid w:val="006C5364"/>
    <w:rsid w:val="006C66AE"/>
    <w:rsid w:val="006C7307"/>
    <w:rsid w:val="006D0914"/>
    <w:rsid w:val="006D2B74"/>
    <w:rsid w:val="006D6887"/>
    <w:rsid w:val="006D76A3"/>
    <w:rsid w:val="006D78AF"/>
    <w:rsid w:val="006E04DC"/>
    <w:rsid w:val="006E1854"/>
    <w:rsid w:val="006E40F5"/>
    <w:rsid w:val="006F01A9"/>
    <w:rsid w:val="006F1391"/>
    <w:rsid w:val="006F173A"/>
    <w:rsid w:val="006F2AEB"/>
    <w:rsid w:val="006F4EB3"/>
    <w:rsid w:val="006F4EFD"/>
    <w:rsid w:val="006F6945"/>
    <w:rsid w:val="006F77D5"/>
    <w:rsid w:val="007001B3"/>
    <w:rsid w:val="00701D8D"/>
    <w:rsid w:val="00702C03"/>
    <w:rsid w:val="0070668E"/>
    <w:rsid w:val="0070768F"/>
    <w:rsid w:val="00712A64"/>
    <w:rsid w:val="007131A3"/>
    <w:rsid w:val="00713878"/>
    <w:rsid w:val="00713B3C"/>
    <w:rsid w:val="00714221"/>
    <w:rsid w:val="0071596A"/>
    <w:rsid w:val="0071707F"/>
    <w:rsid w:val="0072385F"/>
    <w:rsid w:val="007240C0"/>
    <w:rsid w:val="00724F21"/>
    <w:rsid w:val="007255F0"/>
    <w:rsid w:val="00725B45"/>
    <w:rsid w:val="007278FE"/>
    <w:rsid w:val="00727928"/>
    <w:rsid w:val="00727F77"/>
    <w:rsid w:val="00732AFD"/>
    <w:rsid w:val="00732B4E"/>
    <w:rsid w:val="00733603"/>
    <w:rsid w:val="00733685"/>
    <w:rsid w:val="00735879"/>
    <w:rsid w:val="00736DFA"/>
    <w:rsid w:val="007373DF"/>
    <w:rsid w:val="00740C39"/>
    <w:rsid w:val="00741AE5"/>
    <w:rsid w:val="007429CE"/>
    <w:rsid w:val="007440F9"/>
    <w:rsid w:val="00752EB7"/>
    <w:rsid w:val="007530A3"/>
    <w:rsid w:val="0075405F"/>
    <w:rsid w:val="007552C5"/>
    <w:rsid w:val="007554B6"/>
    <w:rsid w:val="00760FD8"/>
    <w:rsid w:val="00762331"/>
    <w:rsid w:val="0076355A"/>
    <w:rsid w:val="007637FA"/>
    <w:rsid w:val="0076479A"/>
    <w:rsid w:val="00764BCF"/>
    <w:rsid w:val="007656F6"/>
    <w:rsid w:val="007707AB"/>
    <w:rsid w:val="00770F7C"/>
    <w:rsid w:val="0077154F"/>
    <w:rsid w:val="00774FD4"/>
    <w:rsid w:val="00776609"/>
    <w:rsid w:val="00777858"/>
    <w:rsid w:val="00782BC3"/>
    <w:rsid w:val="00782BE4"/>
    <w:rsid w:val="00785A49"/>
    <w:rsid w:val="00785BB6"/>
    <w:rsid w:val="00786243"/>
    <w:rsid w:val="00787923"/>
    <w:rsid w:val="007933FC"/>
    <w:rsid w:val="00794B7F"/>
    <w:rsid w:val="00795693"/>
    <w:rsid w:val="007962DD"/>
    <w:rsid w:val="0079758E"/>
    <w:rsid w:val="007978B6"/>
    <w:rsid w:val="007A0812"/>
    <w:rsid w:val="007A1529"/>
    <w:rsid w:val="007A21B3"/>
    <w:rsid w:val="007A21CC"/>
    <w:rsid w:val="007A3B47"/>
    <w:rsid w:val="007A6106"/>
    <w:rsid w:val="007A61F8"/>
    <w:rsid w:val="007A7D60"/>
    <w:rsid w:val="007B0373"/>
    <w:rsid w:val="007B06B8"/>
    <w:rsid w:val="007B3D6F"/>
    <w:rsid w:val="007B64EE"/>
    <w:rsid w:val="007C23D7"/>
    <w:rsid w:val="007C4134"/>
    <w:rsid w:val="007C4336"/>
    <w:rsid w:val="007C4700"/>
    <w:rsid w:val="007C4FFE"/>
    <w:rsid w:val="007D03B1"/>
    <w:rsid w:val="007D0BD1"/>
    <w:rsid w:val="007D229A"/>
    <w:rsid w:val="007D3B4E"/>
    <w:rsid w:val="007D70E1"/>
    <w:rsid w:val="007E1573"/>
    <w:rsid w:val="007E6E29"/>
    <w:rsid w:val="007F0AF8"/>
    <w:rsid w:val="007F0FAC"/>
    <w:rsid w:val="007F419B"/>
    <w:rsid w:val="007F6FA1"/>
    <w:rsid w:val="007F740A"/>
    <w:rsid w:val="007F7AA6"/>
    <w:rsid w:val="008006F3"/>
    <w:rsid w:val="0080188F"/>
    <w:rsid w:val="00806F41"/>
    <w:rsid w:val="00807C9E"/>
    <w:rsid w:val="00813466"/>
    <w:rsid w:val="00816155"/>
    <w:rsid w:val="00816550"/>
    <w:rsid w:val="0081663F"/>
    <w:rsid w:val="0081705F"/>
    <w:rsid w:val="00817FAB"/>
    <w:rsid w:val="00820BF5"/>
    <w:rsid w:val="00821301"/>
    <w:rsid w:val="008220FD"/>
    <w:rsid w:val="0082361C"/>
    <w:rsid w:val="00823624"/>
    <w:rsid w:val="008300FF"/>
    <w:rsid w:val="00830509"/>
    <w:rsid w:val="00831FD3"/>
    <w:rsid w:val="00833C9E"/>
    <w:rsid w:val="008345AC"/>
    <w:rsid w:val="008363D5"/>
    <w:rsid w:val="00837E47"/>
    <w:rsid w:val="00841873"/>
    <w:rsid w:val="008424CB"/>
    <w:rsid w:val="008431C2"/>
    <w:rsid w:val="008437B1"/>
    <w:rsid w:val="00845AA9"/>
    <w:rsid w:val="00850D85"/>
    <w:rsid w:val="00850DC9"/>
    <w:rsid w:val="008518FE"/>
    <w:rsid w:val="0085659C"/>
    <w:rsid w:val="00856EBA"/>
    <w:rsid w:val="00857DC6"/>
    <w:rsid w:val="0086241F"/>
    <w:rsid w:val="00864212"/>
    <w:rsid w:val="00865E29"/>
    <w:rsid w:val="00865EE9"/>
    <w:rsid w:val="0086621B"/>
    <w:rsid w:val="0086651C"/>
    <w:rsid w:val="00872026"/>
    <w:rsid w:val="00874E49"/>
    <w:rsid w:val="008750D2"/>
    <w:rsid w:val="008762D9"/>
    <w:rsid w:val="00876C31"/>
    <w:rsid w:val="008775FA"/>
    <w:rsid w:val="0087792E"/>
    <w:rsid w:val="0087797B"/>
    <w:rsid w:val="00880981"/>
    <w:rsid w:val="00881F5B"/>
    <w:rsid w:val="008822FA"/>
    <w:rsid w:val="00883342"/>
    <w:rsid w:val="00883EAF"/>
    <w:rsid w:val="008849DD"/>
    <w:rsid w:val="00885258"/>
    <w:rsid w:val="008857FA"/>
    <w:rsid w:val="00886C6F"/>
    <w:rsid w:val="00886E77"/>
    <w:rsid w:val="00887AE0"/>
    <w:rsid w:val="008934F8"/>
    <w:rsid w:val="00894412"/>
    <w:rsid w:val="008945FA"/>
    <w:rsid w:val="008952C2"/>
    <w:rsid w:val="00896742"/>
    <w:rsid w:val="008A15F0"/>
    <w:rsid w:val="008A30C3"/>
    <w:rsid w:val="008A3C23"/>
    <w:rsid w:val="008A4F53"/>
    <w:rsid w:val="008A70C5"/>
    <w:rsid w:val="008A7DA7"/>
    <w:rsid w:val="008B0A7D"/>
    <w:rsid w:val="008B0DB8"/>
    <w:rsid w:val="008B3F02"/>
    <w:rsid w:val="008B4C30"/>
    <w:rsid w:val="008B75C2"/>
    <w:rsid w:val="008B7F19"/>
    <w:rsid w:val="008C00BC"/>
    <w:rsid w:val="008C0E23"/>
    <w:rsid w:val="008C1350"/>
    <w:rsid w:val="008C167C"/>
    <w:rsid w:val="008C2322"/>
    <w:rsid w:val="008C23EC"/>
    <w:rsid w:val="008C2A63"/>
    <w:rsid w:val="008C2A81"/>
    <w:rsid w:val="008C3052"/>
    <w:rsid w:val="008C4860"/>
    <w:rsid w:val="008C49CC"/>
    <w:rsid w:val="008D0198"/>
    <w:rsid w:val="008D4EA8"/>
    <w:rsid w:val="008D531A"/>
    <w:rsid w:val="008D5771"/>
    <w:rsid w:val="008D5E1C"/>
    <w:rsid w:val="008D62AB"/>
    <w:rsid w:val="008D69E9"/>
    <w:rsid w:val="008E010E"/>
    <w:rsid w:val="008E0645"/>
    <w:rsid w:val="008E0B3F"/>
    <w:rsid w:val="008E20C9"/>
    <w:rsid w:val="008E24BA"/>
    <w:rsid w:val="008E38EB"/>
    <w:rsid w:val="008E49D5"/>
    <w:rsid w:val="008E584B"/>
    <w:rsid w:val="008F1665"/>
    <w:rsid w:val="008F1F6F"/>
    <w:rsid w:val="008F4539"/>
    <w:rsid w:val="008F4639"/>
    <w:rsid w:val="008F5528"/>
    <w:rsid w:val="008F594A"/>
    <w:rsid w:val="008F6E58"/>
    <w:rsid w:val="009006B7"/>
    <w:rsid w:val="00901082"/>
    <w:rsid w:val="00901499"/>
    <w:rsid w:val="00902864"/>
    <w:rsid w:val="00903716"/>
    <w:rsid w:val="00904C7E"/>
    <w:rsid w:val="009051A1"/>
    <w:rsid w:val="00905277"/>
    <w:rsid w:val="00905BE0"/>
    <w:rsid w:val="009070B0"/>
    <w:rsid w:val="0091035B"/>
    <w:rsid w:val="00910BFA"/>
    <w:rsid w:val="00911F59"/>
    <w:rsid w:val="009122E8"/>
    <w:rsid w:val="00912487"/>
    <w:rsid w:val="009128CE"/>
    <w:rsid w:val="009133A4"/>
    <w:rsid w:val="00914B10"/>
    <w:rsid w:val="00915933"/>
    <w:rsid w:val="00915F58"/>
    <w:rsid w:val="009219E7"/>
    <w:rsid w:val="00923349"/>
    <w:rsid w:val="00923C76"/>
    <w:rsid w:val="00924207"/>
    <w:rsid w:val="00925548"/>
    <w:rsid w:val="00925D8C"/>
    <w:rsid w:val="00926F3B"/>
    <w:rsid w:val="009276CB"/>
    <w:rsid w:val="00930EF8"/>
    <w:rsid w:val="00933C39"/>
    <w:rsid w:val="00934559"/>
    <w:rsid w:val="009359F8"/>
    <w:rsid w:val="00941663"/>
    <w:rsid w:val="00942AA1"/>
    <w:rsid w:val="009446B7"/>
    <w:rsid w:val="00944CA4"/>
    <w:rsid w:val="00946A9C"/>
    <w:rsid w:val="00946B62"/>
    <w:rsid w:val="00950C08"/>
    <w:rsid w:val="00950ED7"/>
    <w:rsid w:val="00951FBC"/>
    <w:rsid w:val="00952224"/>
    <w:rsid w:val="0095357B"/>
    <w:rsid w:val="00953F6D"/>
    <w:rsid w:val="009544AD"/>
    <w:rsid w:val="00954C44"/>
    <w:rsid w:val="00963029"/>
    <w:rsid w:val="00963CC3"/>
    <w:rsid w:val="00966889"/>
    <w:rsid w:val="00967132"/>
    <w:rsid w:val="00967638"/>
    <w:rsid w:val="009702EE"/>
    <w:rsid w:val="00970C6D"/>
    <w:rsid w:val="0097135B"/>
    <w:rsid w:val="00972B81"/>
    <w:rsid w:val="00974F59"/>
    <w:rsid w:val="00977577"/>
    <w:rsid w:val="009802B4"/>
    <w:rsid w:val="00980854"/>
    <w:rsid w:val="00982775"/>
    <w:rsid w:val="00983826"/>
    <w:rsid w:val="00983BDF"/>
    <w:rsid w:val="00983D52"/>
    <w:rsid w:val="00986100"/>
    <w:rsid w:val="009909BE"/>
    <w:rsid w:val="009925DC"/>
    <w:rsid w:val="009A1F6E"/>
    <w:rsid w:val="009A4F13"/>
    <w:rsid w:val="009A5432"/>
    <w:rsid w:val="009B05B9"/>
    <w:rsid w:val="009B1C4A"/>
    <w:rsid w:val="009B2505"/>
    <w:rsid w:val="009B2BD2"/>
    <w:rsid w:val="009B4F53"/>
    <w:rsid w:val="009B71E3"/>
    <w:rsid w:val="009C1246"/>
    <w:rsid w:val="009C18BE"/>
    <w:rsid w:val="009C1C14"/>
    <w:rsid w:val="009C3889"/>
    <w:rsid w:val="009C63C1"/>
    <w:rsid w:val="009C65AF"/>
    <w:rsid w:val="009C712C"/>
    <w:rsid w:val="009C777C"/>
    <w:rsid w:val="009C7D17"/>
    <w:rsid w:val="009D126E"/>
    <w:rsid w:val="009D1B2D"/>
    <w:rsid w:val="009D250C"/>
    <w:rsid w:val="009D3B47"/>
    <w:rsid w:val="009D3E66"/>
    <w:rsid w:val="009D4F58"/>
    <w:rsid w:val="009D708E"/>
    <w:rsid w:val="009D7A00"/>
    <w:rsid w:val="009E3306"/>
    <w:rsid w:val="009E396F"/>
    <w:rsid w:val="009E46AA"/>
    <w:rsid w:val="009E484E"/>
    <w:rsid w:val="009E52D0"/>
    <w:rsid w:val="009E6B7E"/>
    <w:rsid w:val="009E74F1"/>
    <w:rsid w:val="009F34F4"/>
    <w:rsid w:val="009F40FB"/>
    <w:rsid w:val="009F4B45"/>
    <w:rsid w:val="009F602B"/>
    <w:rsid w:val="009F782C"/>
    <w:rsid w:val="00A010DD"/>
    <w:rsid w:val="00A033B4"/>
    <w:rsid w:val="00A04606"/>
    <w:rsid w:val="00A05AC6"/>
    <w:rsid w:val="00A12068"/>
    <w:rsid w:val="00A122E9"/>
    <w:rsid w:val="00A13B38"/>
    <w:rsid w:val="00A14A18"/>
    <w:rsid w:val="00A16B5C"/>
    <w:rsid w:val="00A177A3"/>
    <w:rsid w:val="00A17B91"/>
    <w:rsid w:val="00A20D4C"/>
    <w:rsid w:val="00A21748"/>
    <w:rsid w:val="00A21A00"/>
    <w:rsid w:val="00A228BB"/>
    <w:rsid w:val="00A22E92"/>
    <w:rsid w:val="00A22FCB"/>
    <w:rsid w:val="00A240F8"/>
    <w:rsid w:val="00A25406"/>
    <w:rsid w:val="00A25B3B"/>
    <w:rsid w:val="00A267BC"/>
    <w:rsid w:val="00A26ED1"/>
    <w:rsid w:val="00A27096"/>
    <w:rsid w:val="00A33216"/>
    <w:rsid w:val="00A356F9"/>
    <w:rsid w:val="00A35CB7"/>
    <w:rsid w:val="00A40127"/>
    <w:rsid w:val="00A43C69"/>
    <w:rsid w:val="00A46374"/>
    <w:rsid w:val="00A46438"/>
    <w:rsid w:val="00A466FD"/>
    <w:rsid w:val="00A472F1"/>
    <w:rsid w:val="00A50E4A"/>
    <w:rsid w:val="00A5237D"/>
    <w:rsid w:val="00A523C7"/>
    <w:rsid w:val="00A52942"/>
    <w:rsid w:val="00A554A3"/>
    <w:rsid w:val="00A55616"/>
    <w:rsid w:val="00A560C9"/>
    <w:rsid w:val="00A56581"/>
    <w:rsid w:val="00A5661D"/>
    <w:rsid w:val="00A62BC3"/>
    <w:rsid w:val="00A63EFA"/>
    <w:rsid w:val="00A6472D"/>
    <w:rsid w:val="00A64B10"/>
    <w:rsid w:val="00A64CDC"/>
    <w:rsid w:val="00A65525"/>
    <w:rsid w:val="00A71B7B"/>
    <w:rsid w:val="00A72068"/>
    <w:rsid w:val="00A7276D"/>
    <w:rsid w:val="00A75134"/>
    <w:rsid w:val="00A758EA"/>
    <w:rsid w:val="00A80598"/>
    <w:rsid w:val="00A81C5C"/>
    <w:rsid w:val="00A82AE9"/>
    <w:rsid w:val="00A830A4"/>
    <w:rsid w:val="00A84ED4"/>
    <w:rsid w:val="00A84FC5"/>
    <w:rsid w:val="00A852D5"/>
    <w:rsid w:val="00A869AD"/>
    <w:rsid w:val="00A91937"/>
    <w:rsid w:val="00A92502"/>
    <w:rsid w:val="00A9434E"/>
    <w:rsid w:val="00A95C50"/>
    <w:rsid w:val="00A95D17"/>
    <w:rsid w:val="00A95F68"/>
    <w:rsid w:val="00A97345"/>
    <w:rsid w:val="00AA061F"/>
    <w:rsid w:val="00AA2325"/>
    <w:rsid w:val="00AA2B67"/>
    <w:rsid w:val="00AA367B"/>
    <w:rsid w:val="00AA506F"/>
    <w:rsid w:val="00AA6A2A"/>
    <w:rsid w:val="00AA70D6"/>
    <w:rsid w:val="00AB01F2"/>
    <w:rsid w:val="00AB0C5C"/>
    <w:rsid w:val="00AB0F04"/>
    <w:rsid w:val="00AB2393"/>
    <w:rsid w:val="00AB2B64"/>
    <w:rsid w:val="00AB462E"/>
    <w:rsid w:val="00AB53C6"/>
    <w:rsid w:val="00AB79A6"/>
    <w:rsid w:val="00AB7D5C"/>
    <w:rsid w:val="00AC0B02"/>
    <w:rsid w:val="00AC1800"/>
    <w:rsid w:val="00AC1E50"/>
    <w:rsid w:val="00AC4850"/>
    <w:rsid w:val="00AC4D96"/>
    <w:rsid w:val="00AC71AD"/>
    <w:rsid w:val="00AC746F"/>
    <w:rsid w:val="00AD021C"/>
    <w:rsid w:val="00AD1B46"/>
    <w:rsid w:val="00AD2792"/>
    <w:rsid w:val="00AD35D3"/>
    <w:rsid w:val="00AD3FDB"/>
    <w:rsid w:val="00AD4AB5"/>
    <w:rsid w:val="00AD55A4"/>
    <w:rsid w:val="00AD7456"/>
    <w:rsid w:val="00AD7F96"/>
    <w:rsid w:val="00AE0C6A"/>
    <w:rsid w:val="00AE0D74"/>
    <w:rsid w:val="00AE2330"/>
    <w:rsid w:val="00AE241D"/>
    <w:rsid w:val="00AF059A"/>
    <w:rsid w:val="00AF05CF"/>
    <w:rsid w:val="00AF2343"/>
    <w:rsid w:val="00AF2A49"/>
    <w:rsid w:val="00AF35D1"/>
    <w:rsid w:val="00AF3BAC"/>
    <w:rsid w:val="00AF7C7D"/>
    <w:rsid w:val="00B004FF"/>
    <w:rsid w:val="00B00F46"/>
    <w:rsid w:val="00B01739"/>
    <w:rsid w:val="00B01DDD"/>
    <w:rsid w:val="00B01EE6"/>
    <w:rsid w:val="00B01F58"/>
    <w:rsid w:val="00B02456"/>
    <w:rsid w:val="00B0253F"/>
    <w:rsid w:val="00B03377"/>
    <w:rsid w:val="00B04268"/>
    <w:rsid w:val="00B0491F"/>
    <w:rsid w:val="00B06325"/>
    <w:rsid w:val="00B07FA0"/>
    <w:rsid w:val="00B12D30"/>
    <w:rsid w:val="00B12E8F"/>
    <w:rsid w:val="00B13E03"/>
    <w:rsid w:val="00B16A73"/>
    <w:rsid w:val="00B16DB5"/>
    <w:rsid w:val="00B238B2"/>
    <w:rsid w:val="00B23C5D"/>
    <w:rsid w:val="00B23F81"/>
    <w:rsid w:val="00B2693D"/>
    <w:rsid w:val="00B3049C"/>
    <w:rsid w:val="00B327E0"/>
    <w:rsid w:val="00B353CF"/>
    <w:rsid w:val="00B36DC9"/>
    <w:rsid w:val="00B400AE"/>
    <w:rsid w:val="00B43B5E"/>
    <w:rsid w:val="00B43B98"/>
    <w:rsid w:val="00B4407E"/>
    <w:rsid w:val="00B45109"/>
    <w:rsid w:val="00B463F6"/>
    <w:rsid w:val="00B465D9"/>
    <w:rsid w:val="00B47B59"/>
    <w:rsid w:val="00B5013C"/>
    <w:rsid w:val="00B529F1"/>
    <w:rsid w:val="00B52AB0"/>
    <w:rsid w:val="00B53978"/>
    <w:rsid w:val="00B53F81"/>
    <w:rsid w:val="00B56228"/>
    <w:rsid w:val="00B56715"/>
    <w:rsid w:val="00B56921"/>
    <w:rsid w:val="00B56C2B"/>
    <w:rsid w:val="00B56CF3"/>
    <w:rsid w:val="00B61A57"/>
    <w:rsid w:val="00B63FE6"/>
    <w:rsid w:val="00B64ED0"/>
    <w:rsid w:val="00B65BD3"/>
    <w:rsid w:val="00B65FC2"/>
    <w:rsid w:val="00B6683D"/>
    <w:rsid w:val="00B66A49"/>
    <w:rsid w:val="00B70469"/>
    <w:rsid w:val="00B7097A"/>
    <w:rsid w:val="00B70F9C"/>
    <w:rsid w:val="00B7219A"/>
    <w:rsid w:val="00B72887"/>
    <w:rsid w:val="00B72DD8"/>
    <w:rsid w:val="00B72E09"/>
    <w:rsid w:val="00B73524"/>
    <w:rsid w:val="00B73644"/>
    <w:rsid w:val="00B804D9"/>
    <w:rsid w:val="00B8131B"/>
    <w:rsid w:val="00B82450"/>
    <w:rsid w:val="00B8257C"/>
    <w:rsid w:val="00B8797A"/>
    <w:rsid w:val="00B87B2E"/>
    <w:rsid w:val="00B90A8B"/>
    <w:rsid w:val="00B94627"/>
    <w:rsid w:val="00B94E65"/>
    <w:rsid w:val="00B95CE3"/>
    <w:rsid w:val="00B97E95"/>
    <w:rsid w:val="00BA05A0"/>
    <w:rsid w:val="00BA42FE"/>
    <w:rsid w:val="00BA4D0A"/>
    <w:rsid w:val="00BA61D1"/>
    <w:rsid w:val="00BB016C"/>
    <w:rsid w:val="00BB0471"/>
    <w:rsid w:val="00BB1524"/>
    <w:rsid w:val="00BB31B8"/>
    <w:rsid w:val="00BB6388"/>
    <w:rsid w:val="00BB7332"/>
    <w:rsid w:val="00BB7876"/>
    <w:rsid w:val="00BC1D60"/>
    <w:rsid w:val="00BC4853"/>
    <w:rsid w:val="00BC62D8"/>
    <w:rsid w:val="00BC7052"/>
    <w:rsid w:val="00BC762A"/>
    <w:rsid w:val="00BD0D84"/>
    <w:rsid w:val="00BD6BB0"/>
    <w:rsid w:val="00BE3779"/>
    <w:rsid w:val="00BE3AE8"/>
    <w:rsid w:val="00BE5B94"/>
    <w:rsid w:val="00BE73B4"/>
    <w:rsid w:val="00BE7F63"/>
    <w:rsid w:val="00BF0C69"/>
    <w:rsid w:val="00BF0EA2"/>
    <w:rsid w:val="00BF5AE7"/>
    <w:rsid w:val="00BF629B"/>
    <w:rsid w:val="00BF655C"/>
    <w:rsid w:val="00BF783E"/>
    <w:rsid w:val="00C005C9"/>
    <w:rsid w:val="00C012ED"/>
    <w:rsid w:val="00C04465"/>
    <w:rsid w:val="00C04A43"/>
    <w:rsid w:val="00C075EF"/>
    <w:rsid w:val="00C11E83"/>
    <w:rsid w:val="00C12EC0"/>
    <w:rsid w:val="00C141F0"/>
    <w:rsid w:val="00C176BD"/>
    <w:rsid w:val="00C20CF3"/>
    <w:rsid w:val="00C21554"/>
    <w:rsid w:val="00C216ED"/>
    <w:rsid w:val="00C2378A"/>
    <w:rsid w:val="00C238BE"/>
    <w:rsid w:val="00C23C2C"/>
    <w:rsid w:val="00C251E0"/>
    <w:rsid w:val="00C26339"/>
    <w:rsid w:val="00C27D93"/>
    <w:rsid w:val="00C30F81"/>
    <w:rsid w:val="00C30FB0"/>
    <w:rsid w:val="00C330D0"/>
    <w:rsid w:val="00C33BDF"/>
    <w:rsid w:val="00C36E63"/>
    <w:rsid w:val="00C378A1"/>
    <w:rsid w:val="00C409AC"/>
    <w:rsid w:val="00C40B4F"/>
    <w:rsid w:val="00C45A5A"/>
    <w:rsid w:val="00C47169"/>
    <w:rsid w:val="00C506EC"/>
    <w:rsid w:val="00C50DC0"/>
    <w:rsid w:val="00C524B3"/>
    <w:rsid w:val="00C527AA"/>
    <w:rsid w:val="00C56E01"/>
    <w:rsid w:val="00C621D6"/>
    <w:rsid w:val="00C62600"/>
    <w:rsid w:val="00C653E8"/>
    <w:rsid w:val="00C65BA1"/>
    <w:rsid w:val="00C6644A"/>
    <w:rsid w:val="00C70846"/>
    <w:rsid w:val="00C70C87"/>
    <w:rsid w:val="00C72BD9"/>
    <w:rsid w:val="00C72F8F"/>
    <w:rsid w:val="00C73110"/>
    <w:rsid w:val="00C74BCC"/>
    <w:rsid w:val="00C75907"/>
    <w:rsid w:val="00C818EC"/>
    <w:rsid w:val="00C82D86"/>
    <w:rsid w:val="00C83D67"/>
    <w:rsid w:val="00C854DC"/>
    <w:rsid w:val="00C869F5"/>
    <w:rsid w:val="00C907C9"/>
    <w:rsid w:val="00C90893"/>
    <w:rsid w:val="00C936DC"/>
    <w:rsid w:val="00C93CDC"/>
    <w:rsid w:val="00C94967"/>
    <w:rsid w:val="00C9704C"/>
    <w:rsid w:val="00CA2E29"/>
    <w:rsid w:val="00CA3CA5"/>
    <w:rsid w:val="00CA5662"/>
    <w:rsid w:val="00CA5A29"/>
    <w:rsid w:val="00CA63DF"/>
    <w:rsid w:val="00CA696A"/>
    <w:rsid w:val="00CB147F"/>
    <w:rsid w:val="00CB1937"/>
    <w:rsid w:val="00CB1BD8"/>
    <w:rsid w:val="00CB1BE8"/>
    <w:rsid w:val="00CB2F92"/>
    <w:rsid w:val="00CB4B8D"/>
    <w:rsid w:val="00CB7330"/>
    <w:rsid w:val="00CC0283"/>
    <w:rsid w:val="00CC05AC"/>
    <w:rsid w:val="00CC0DDA"/>
    <w:rsid w:val="00CC1384"/>
    <w:rsid w:val="00CC3DD7"/>
    <w:rsid w:val="00CC53C5"/>
    <w:rsid w:val="00CC55AD"/>
    <w:rsid w:val="00CC7BF5"/>
    <w:rsid w:val="00CC7CF3"/>
    <w:rsid w:val="00CD6432"/>
    <w:rsid w:val="00CD684F"/>
    <w:rsid w:val="00CD7444"/>
    <w:rsid w:val="00CE11FB"/>
    <w:rsid w:val="00CE1852"/>
    <w:rsid w:val="00CE1BF9"/>
    <w:rsid w:val="00CE2A19"/>
    <w:rsid w:val="00CE2B48"/>
    <w:rsid w:val="00CE4596"/>
    <w:rsid w:val="00CE76C6"/>
    <w:rsid w:val="00CF0214"/>
    <w:rsid w:val="00CF04AF"/>
    <w:rsid w:val="00D0183A"/>
    <w:rsid w:val="00D0539D"/>
    <w:rsid w:val="00D06623"/>
    <w:rsid w:val="00D071A2"/>
    <w:rsid w:val="00D07C64"/>
    <w:rsid w:val="00D103AA"/>
    <w:rsid w:val="00D107C3"/>
    <w:rsid w:val="00D13101"/>
    <w:rsid w:val="00D139C6"/>
    <w:rsid w:val="00D14C6B"/>
    <w:rsid w:val="00D1549A"/>
    <w:rsid w:val="00D15E50"/>
    <w:rsid w:val="00D17911"/>
    <w:rsid w:val="00D17A0F"/>
    <w:rsid w:val="00D17D8F"/>
    <w:rsid w:val="00D20F90"/>
    <w:rsid w:val="00D23986"/>
    <w:rsid w:val="00D24A08"/>
    <w:rsid w:val="00D26177"/>
    <w:rsid w:val="00D30453"/>
    <w:rsid w:val="00D333FE"/>
    <w:rsid w:val="00D35D8D"/>
    <w:rsid w:val="00D36209"/>
    <w:rsid w:val="00D37B3A"/>
    <w:rsid w:val="00D42839"/>
    <w:rsid w:val="00D42BD1"/>
    <w:rsid w:val="00D440BD"/>
    <w:rsid w:val="00D44D86"/>
    <w:rsid w:val="00D50279"/>
    <w:rsid w:val="00D5090B"/>
    <w:rsid w:val="00D50C30"/>
    <w:rsid w:val="00D50D35"/>
    <w:rsid w:val="00D52C62"/>
    <w:rsid w:val="00D5536F"/>
    <w:rsid w:val="00D56935"/>
    <w:rsid w:val="00D57BB4"/>
    <w:rsid w:val="00D600B6"/>
    <w:rsid w:val="00D63199"/>
    <w:rsid w:val="00D653A6"/>
    <w:rsid w:val="00D716BA"/>
    <w:rsid w:val="00D74202"/>
    <w:rsid w:val="00D757A2"/>
    <w:rsid w:val="00D758C6"/>
    <w:rsid w:val="00D7612F"/>
    <w:rsid w:val="00D772C9"/>
    <w:rsid w:val="00D8026E"/>
    <w:rsid w:val="00D8144D"/>
    <w:rsid w:val="00D81726"/>
    <w:rsid w:val="00D844CD"/>
    <w:rsid w:val="00D8554E"/>
    <w:rsid w:val="00D859B7"/>
    <w:rsid w:val="00D85C5A"/>
    <w:rsid w:val="00D8765B"/>
    <w:rsid w:val="00D87A6D"/>
    <w:rsid w:val="00D90340"/>
    <w:rsid w:val="00D90C10"/>
    <w:rsid w:val="00D90D68"/>
    <w:rsid w:val="00D92E96"/>
    <w:rsid w:val="00D94E2F"/>
    <w:rsid w:val="00D96D06"/>
    <w:rsid w:val="00D96DC3"/>
    <w:rsid w:val="00DA0274"/>
    <w:rsid w:val="00DA094F"/>
    <w:rsid w:val="00DA258C"/>
    <w:rsid w:val="00DA32EE"/>
    <w:rsid w:val="00DA4345"/>
    <w:rsid w:val="00DA4A72"/>
    <w:rsid w:val="00DA4D40"/>
    <w:rsid w:val="00DA5507"/>
    <w:rsid w:val="00DA6E03"/>
    <w:rsid w:val="00DA6EAF"/>
    <w:rsid w:val="00DB12ED"/>
    <w:rsid w:val="00DB23EE"/>
    <w:rsid w:val="00DB25FE"/>
    <w:rsid w:val="00DB34BF"/>
    <w:rsid w:val="00DB3583"/>
    <w:rsid w:val="00DB3969"/>
    <w:rsid w:val="00DB4D21"/>
    <w:rsid w:val="00DB64D0"/>
    <w:rsid w:val="00DC0E45"/>
    <w:rsid w:val="00DC0F1F"/>
    <w:rsid w:val="00DC1FFB"/>
    <w:rsid w:val="00DC20D6"/>
    <w:rsid w:val="00DC2480"/>
    <w:rsid w:val="00DC5241"/>
    <w:rsid w:val="00DC7270"/>
    <w:rsid w:val="00DD2DAD"/>
    <w:rsid w:val="00DD486F"/>
    <w:rsid w:val="00DD4D9F"/>
    <w:rsid w:val="00DD62F3"/>
    <w:rsid w:val="00DD76CF"/>
    <w:rsid w:val="00DE06B1"/>
    <w:rsid w:val="00DE07FA"/>
    <w:rsid w:val="00DE119D"/>
    <w:rsid w:val="00DE1F2C"/>
    <w:rsid w:val="00DE20DB"/>
    <w:rsid w:val="00DE344D"/>
    <w:rsid w:val="00DE3AFC"/>
    <w:rsid w:val="00DE5789"/>
    <w:rsid w:val="00DF188B"/>
    <w:rsid w:val="00DF1B1F"/>
    <w:rsid w:val="00DF2DDE"/>
    <w:rsid w:val="00DF5209"/>
    <w:rsid w:val="00DF5B79"/>
    <w:rsid w:val="00DF645B"/>
    <w:rsid w:val="00DF6D17"/>
    <w:rsid w:val="00DF77C8"/>
    <w:rsid w:val="00DF7D2D"/>
    <w:rsid w:val="00E00E90"/>
    <w:rsid w:val="00E01667"/>
    <w:rsid w:val="00E03B9C"/>
    <w:rsid w:val="00E11F1E"/>
    <w:rsid w:val="00E14330"/>
    <w:rsid w:val="00E2019D"/>
    <w:rsid w:val="00E20E38"/>
    <w:rsid w:val="00E216CE"/>
    <w:rsid w:val="00E25552"/>
    <w:rsid w:val="00E255FF"/>
    <w:rsid w:val="00E26433"/>
    <w:rsid w:val="00E265D7"/>
    <w:rsid w:val="00E32944"/>
    <w:rsid w:val="00E36209"/>
    <w:rsid w:val="00E37AF9"/>
    <w:rsid w:val="00E4189E"/>
    <w:rsid w:val="00E420BB"/>
    <w:rsid w:val="00E4211D"/>
    <w:rsid w:val="00E43AAD"/>
    <w:rsid w:val="00E43D5A"/>
    <w:rsid w:val="00E445B9"/>
    <w:rsid w:val="00E46FEF"/>
    <w:rsid w:val="00E4707E"/>
    <w:rsid w:val="00E4710F"/>
    <w:rsid w:val="00E50A27"/>
    <w:rsid w:val="00E50DF6"/>
    <w:rsid w:val="00E515AA"/>
    <w:rsid w:val="00E51A5C"/>
    <w:rsid w:val="00E53D0B"/>
    <w:rsid w:val="00E54420"/>
    <w:rsid w:val="00E55EF3"/>
    <w:rsid w:val="00E56CEE"/>
    <w:rsid w:val="00E570AC"/>
    <w:rsid w:val="00E60369"/>
    <w:rsid w:val="00E612EB"/>
    <w:rsid w:val="00E629ED"/>
    <w:rsid w:val="00E6336D"/>
    <w:rsid w:val="00E63375"/>
    <w:rsid w:val="00E6366C"/>
    <w:rsid w:val="00E66196"/>
    <w:rsid w:val="00E66F2B"/>
    <w:rsid w:val="00E714FF"/>
    <w:rsid w:val="00E717EC"/>
    <w:rsid w:val="00E71FB6"/>
    <w:rsid w:val="00E72854"/>
    <w:rsid w:val="00E735F9"/>
    <w:rsid w:val="00E745C5"/>
    <w:rsid w:val="00E74DB2"/>
    <w:rsid w:val="00E7604E"/>
    <w:rsid w:val="00E80457"/>
    <w:rsid w:val="00E814AA"/>
    <w:rsid w:val="00E83046"/>
    <w:rsid w:val="00E90857"/>
    <w:rsid w:val="00E91FA1"/>
    <w:rsid w:val="00E93411"/>
    <w:rsid w:val="00E93487"/>
    <w:rsid w:val="00E94D39"/>
    <w:rsid w:val="00E95464"/>
    <w:rsid w:val="00E96452"/>
    <w:rsid w:val="00E965C5"/>
    <w:rsid w:val="00E966D6"/>
    <w:rsid w:val="00E9679A"/>
    <w:rsid w:val="00E96A3A"/>
    <w:rsid w:val="00E97402"/>
    <w:rsid w:val="00E97B99"/>
    <w:rsid w:val="00EA1794"/>
    <w:rsid w:val="00EA20FE"/>
    <w:rsid w:val="00EA237D"/>
    <w:rsid w:val="00EA3095"/>
    <w:rsid w:val="00EB06B5"/>
    <w:rsid w:val="00EB13C0"/>
    <w:rsid w:val="00EB1CC8"/>
    <w:rsid w:val="00EB2E9D"/>
    <w:rsid w:val="00EB63F9"/>
    <w:rsid w:val="00EB682F"/>
    <w:rsid w:val="00EC1B94"/>
    <w:rsid w:val="00EC233D"/>
    <w:rsid w:val="00EC3D49"/>
    <w:rsid w:val="00EC3FD0"/>
    <w:rsid w:val="00EC455F"/>
    <w:rsid w:val="00EC4C0E"/>
    <w:rsid w:val="00EC4E4E"/>
    <w:rsid w:val="00EC511D"/>
    <w:rsid w:val="00EC7004"/>
    <w:rsid w:val="00ED09C7"/>
    <w:rsid w:val="00ED1E14"/>
    <w:rsid w:val="00ED1FD7"/>
    <w:rsid w:val="00ED3493"/>
    <w:rsid w:val="00ED4B6A"/>
    <w:rsid w:val="00ED6604"/>
    <w:rsid w:val="00EE05EA"/>
    <w:rsid w:val="00EE1F82"/>
    <w:rsid w:val="00EE388D"/>
    <w:rsid w:val="00EE46F4"/>
    <w:rsid w:val="00EE4E49"/>
    <w:rsid w:val="00EE4F79"/>
    <w:rsid w:val="00EE52BA"/>
    <w:rsid w:val="00EE53D0"/>
    <w:rsid w:val="00EE6003"/>
    <w:rsid w:val="00EE6262"/>
    <w:rsid w:val="00EE6FFC"/>
    <w:rsid w:val="00EE75F4"/>
    <w:rsid w:val="00EF10AC"/>
    <w:rsid w:val="00EF413D"/>
    <w:rsid w:val="00EF4701"/>
    <w:rsid w:val="00EF51B6"/>
    <w:rsid w:val="00EF564E"/>
    <w:rsid w:val="00EF6A73"/>
    <w:rsid w:val="00F0129E"/>
    <w:rsid w:val="00F0376B"/>
    <w:rsid w:val="00F03B1F"/>
    <w:rsid w:val="00F05EAD"/>
    <w:rsid w:val="00F06C4D"/>
    <w:rsid w:val="00F110B8"/>
    <w:rsid w:val="00F12C1E"/>
    <w:rsid w:val="00F1314C"/>
    <w:rsid w:val="00F13D6D"/>
    <w:rsid w:val="00F15446"/>
    <w:rsid w:val="00F16A9C"/>
    <w:rsid w:val="00F1795D"/>
    <w:rsid w:val="00F22039"/>
    <w:rsid w:val="00F22198"/>
    <w:rsid w:val="00F22E90"/>
    <w:rsid w:val="00F23FF1"/>
    <w:rsid w:val="00F26CB7"/>
    <w:rsid w:val="00F27287"/>
    <w:rsid w:val="00F317DB"/>
    <w:rsid w:val="00F33D49"/>
    <w:rsid w:val="00F3481E"/>
    <w:rsid w:val="00F34C8B"/>
    <w:rsid w:val="00F35A4E"/>
    <w:rsid w:val="00F36C83"/>
    <w:rsid w:val="00F3752C"/>
    <w:rsid w:val="00F400A0"/>
    <w:rsid w:val="00F400C1"/>
    <w:rsid w:val="00F41686"/>
    <w:rsid w:val="00F43D7F"/>
    <w:rsid w:val="00F47509"/>
    <w:rsid w:val="00F47725"/>
    <w:rsid w:val="00F51B66"/>
    <w:rsid w:val="00F527EA"/>
    <w:rsid w:val="00F53E12"/>
    <w:rsid w:val="00F5569E"/>
    <w:rsid w:val="00F56F09"/>
    <w:rsid w:val="00F56FE4"/>
    <w:rsid w:val="00F577F6"/>
    <w:rsid w:val="00F5793C"/>
    <w:rsid w:val="00F57D53"/>
    <w:rsid w:val="00F605E8"/>
    <w:rsid w:val="00F6144F"/>
    <w:rsid w:val="00F64032"/>
    <w:rsid w:val="00F65266"/>
    <w:rsid w:val="00F66607"/>
    <w:rsid w:val="00F66A20"/>
    <w:rsid w:val="00F70306"/>
    <w:rsid w:val="00F722D0"/>
    <w:rsid w:val="00F751E1"/>
    <w:rsid w:val="00F7555F"/>
    <w:rsid w:val="00F75E09"/>
    <w:rsid w:val="00F765E5"/>
    <w:rsid w:val="00F771DA"/>
    <w:rsid w:val="00F77D2D"/>
    <w:rsid w:val="00F80275"/>
    <w:rsid w:val="00F80278"/>
    <w:rsid w:val="00F8062C"/>
    <w:rsid w:val="00F82157"/>
    <w:rsid w:val="00F82467"/>
    <w:rsid w:val="00F82A68"/>
    <w:rsid w:val="00F83931"/>
    <w:rsid w:val="00F86342"/>
    <w:rsid w:val="00F865DA"/>
    <w:rsid w:val="00F86EE5"/>
    <w:rsid w:val="00F87CFA"/>
    <w:rsid w:val="00F927B9"/>
    <w:rsid w:val="00F932B6"/>
    <w:rsid w:val="00F936DF"/>
    <w:rsid w:val="00F94854"/>
    <w:rsid w:val="00F951AF"/>
    <w:rsid w:val="00F95A50"/>
    <w:rsid w:val="00F968DF"/>
    <w:rsid w:val="00FA0188"/>
    <w:rsid w:val="00FA1EC0"/>
    <w:rsid w:val="00FA23AD"/>
    <w:rsid w:val="00FA49B0"/>
    <w:rsid w:val="00FA6103"/>
    <w:rsid w:val="00FA78A4"/>
    <w:rsid w:val="00FB03DB"/>
    <w:rsid w:val="00FB0E64"/>
    <w:rsid w:val="00FB2870"/>
    <w:rsid w:val="00FB596A"/>
    <w:rsid w:val="00FB6417"/>
    <w:rsid w:val="00FB6A5D"/>
    <w:rsid w:val="00FC0A25"/>
    <w:rsid w:val="00FC0B7B"/>
    <w:rsid w:val="00FC15E4"/>
    <w:rsid w:val="00FC1824"/>
    <w:rsid w:val="00FC236A"/>
    <w:rsid w:val="00FC398D"/>
    <w:rsid w:val="00FC4286"/>
    <w:rsid w:val="00FC5240"/>
    <w:rsid w:val="00FC7444"/>
    <w:rsid w:val="00FC7E6F"/>
    <w:rsid w:val="00FD196F"/>
    <w:rsid w:val="00FD232A"/>
    <w:rsid w:val="00FD25C5"/>
    <w:rsid w:val="00FD27D4"/>
    <w:rsid w:val="00FD347F"/>
    <w:rsid w:val="00FD3DB6"/>
    <w:rsid w:val="00FD5C4D"/>
    <w:rsid w:val="00FD62BC"/>
    <w:rsid w:val="00FD650A"/>
    <w:rsid w:val="00FD791E"/>
    <w:rsid w:val="00FE035B"/>
    <w:rsid w:val="00FE3A20"/>
    <w:rsid w:val="00FE4468"/>
    <w:rsid w:val="00FE4632"/>
    <w:rsid w:val="00FE47F2"/>
    <w:rsid w:val="00FE4C58"/>
    <w:rsid w:val="00FE7FA1"/>
    <w:rsid w:val="00FF080A"/>
    <w:rsid w:val="00FF1646"/>
    <w:rsid w:val="00FF244D"/>
    <w:rsid w:val="00FF37BF"/>
    <w:rsid w:val="00FF4BF6"/>
    <w:rsid w:val="00FF5F55"/>
    <w:rsid w:val="00FF7E9A"/>
    <w:rsid w:val="01F27DA7"/>
    <w:rsid w:val="07F42912"/>
    <w:rsid w:val="0857FEE6"/>
    <w:rsid w:val="0A41BC32"/>
    <w:rsid w:val="0CA29312"/>
    <w:rsid w:val="0D752D64"/>
    <w:rsid w:val="0FB02434"/>
    <w:rsid w:val="10770391"/>
    <w:rsid w:val="1247523E"/>
    <w:rsid w:val="13E5A1E1"/>
    <w:rsid w:val="158FFA42"/>
    <w:rsid w:val="16ED74A9"/>
    <w:rsid w:val="178C722F"/>
    <w:rsid w:val="17A5E6AA"/>
    <w:rsid w:val="19403E5B"/>
    <w:rsid w:val="19E586E4"/>
    <w:rsid w:val="1AC880F9"/>
    <w:rsid w:val="1DB8FB44"/>
    <w:rsid w:val="1DC8E6AE"/>
    <w:rsid w:val="1E9EB2C8"/>
    <w:rsid w:val="1F07536D"/>
    <w:rsid w:val="20C9F7D4"/>
    <w:rsid w:val="22021367"/>
    <w:rsid w:val="227A1FA2"/>
    <w:rsid w:val="227B8941"/>
    <w:rsid w:val="249C657D"/>
    <w:rsid w:val="24B9ED95"/>
    <w:rsid w:val="25C8B2BE"/>
    <w:rsid w:val="26DA6D64"/>
    <w:rsid w:val="2DD0A9CC"/>
    <w:rsid w:val="305EABE7"/>
    <w:rsid w:val="3760D3A3"/>
    <w:rsid w:val="39E56C8B"/>
    <w:rsid w:val="3D771E7C"/>
    <w:rsid w:val="3F3F8BD5"/>
    <w:rsid w:val="3F8DE93D"/>
    <w:rsid w:val="41321405"/>
    <w:rsid w:val="41E3A032"/>
    <w:rsid w:val="42D771DA"/>
    <w:rsid w:val="4499406D"/>
    <w:rsid w:val="45EBF880"/>
    <w:rsid w:val="474219B7"/>
    <w:rsid w:val="4A87328D"/>
    <w:rsid w:val="4B6ADE06"/>
    <w:rsid w:val="4B8A202F"/>
    <w:rsid w:val="4BC95249"/>
    <w:rsid w:val="4E5CDC94"/>
    <w:rsid w:val="4F65DCE8"/>
    <w:rsid w:val="535616E9"/>
    <w:rsid w:val="5DCA418C"/>
    <w:rsid w:val="5E0E0B8D"/>
    <w:rsid w:val="5EFF3393"/>
    <w:rsid w:val="610B4C45"/>
    <w:rsid w:val="65A8E432"/>
    <w:rsid w:val="681E9FC7"/>
    <w:rsid w:val="695EDA73"/>
    <w:rsid w:val="6A6AB57B"/>
    <w:rsid w:val="6B255867"/>
    <w:rsid w:val="6B78A068"/>
    <w:rsid w:val="6D410A43"/>
    <w:rsid w:val="6EAF4DE4"/>
    <w:rsid w:val="7065E312"/>
    <w:rsid w:val="706C358B"/>
    <w:rsid w:val="739F7B73"/>
    <w:rsid w:val="73B0F1F4"/>
    <w:rsid w:val="77D295C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14:docId w14:val="0635796D"/>
  <w15:chartTrackingRefBased/>
  <w15:docId w15:val="{C02DAB40-2686-4568-9A7E-8E5886BFC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table" w:styleId="TableGrid">
    <w:name w:val="Table Grid"/>
    <w:basedOn w:val="TableNormal"/>
    <w:uiPriority w:val="59"/>
    <w:rsid w:val="00C40B4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semiHidden/>
    <w:rsid w:val="00CC1384"/>
    <w:rPr>
      <w:color w:val="808080"/>
    </w:rPr>
  </w:style>
  <w:style w:type="character" w:styleId="CommentReference">
    <w:name w:val="annotation reference"/>
    <w:basedOn w:val="DefaultParagraphFont"/>
    <w:rsid w:val="00F64032"/>
    <w:rPr>
      <w:sz w:val="16"/>
      <w:szCs w:val="16"/>
    </w:rPr>
  </w:style>
  <w:style w:type="paragraph" w:styleId="CommentText">
    <w:name w:val="annotation text"/>
    <w:basedOn w:val="Normal"/>
    <w:link w:val="CommentTextChar"/>
    <w:rsid w:val="00F64032"/>
  </w:style>
  <w:style w:type="character" w:customStyle="1" w:styleId="CommentTextChar">
    <w:name w:val="Comment Text Char"/>
    <w:basedOn w:val="DefaultParagraphFont"/>
    <w:link w:val="CommentText"/>
    <w:rsid w:val="00F64032"/>
  </w:style>
  <w:style w:type="paragraph" w:styleId="CommentSubject">
    <w:name w:val="annotation subject"/>
    <w:basedOn w:val="CommentText"/>
    <w:next w:val="CommentText"/>
    <w:link w:val="CommentSubjectChar"/>
    <w:semiHidden/>
    <w:unhideWhenUsed/>
    <w:rsid w:val="00F64032"/>
    <w:rPr>
      <w:b/>
      <w:bCs/>
    </w:rPr>
  </w:style>
  <w:style w:type="character" w:customStyle="1" w:styleId="CommentSubjectChar">
    <w:name w:val="Comment Subject Char"/>
    <w:basedOn w:val="CommentTextChar"/>
    <w:link w:val="CommentSubject"/>
    <w:semiHidden/>
    <w:rsid w:val="00F64032"/>
    <w:rPr>
      <w:b/>
      <w:bCs/>
    </w:rPr>
  </w:style>
  <w:style w:type="paragraph" w:styleId="Revision">
    <w:name w:val="Revision"/>
    <w:hidden/>
    <w:uiPriority w:val="71"/>
    <w:semiHidden/>
    <w:rsid w:val="001029EE"/>
  </w:style>
  <w:style w:type="paragraph" w:styleId="NormalWeb">
    <w:name w:val="Normal (Web)"/>
    <w:basedOn w:val="Normal"/>
    <w:uiPriority w:val="99"/>
    <w:unhideWhenUsed/>
    <w:rsid w:val="002C38F9"/>
    <w:pPr>
      <w:spacing w:before="100" w:beforeAutospacing="1" w:after="100" w:afterAutospacing="1"/>
    </w:pPr>
    <w:rPr>
      <w:sz w:val="24"/>
      <w:szCs w:val="24"/>
    </w:rPr>
  </w:style>
  <w:style w:type="character" w:styleId="UnresolvedMention">
    <w:name w:val="Unresolved Mention"/>
    <w:basedOn w:val="DefaultParagraphFont"/>
    <w:uiPriority w:val="99"/>
    <w:semiHidden/>
    <w:unhideWhenUsed/>
    <w:rsid w:val="001B027B"/>
    <w:rPr>
      <w:color w:val="605E5C"/>
      <w:shd w:val="clear" w:color="auto" w:fill="E1DFDD"/>
    </w:rPr>
  </w:style>
  <w:style w:type="paragraph" w:styleId="ListBullet">
    <w:name w:val="List Bullet"/>
    <w:basedOn w:val="Normal"/>
    <w:rsid w:val="003A6D96"/>
    <w:pPr>
      <w:numPr>
        <w:numId w:val="3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660677">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811367094">
      <w:bodyDiv w:val="1"/>
      <w:marLeft w:val="0"/>
      <w:marRight w:val="0"/>
      <w:marTop w:val="0"/>
      <w:marBottom w:val="0"/>
      <w:divBdr>
        <w:top w:val="none" w:sz="0" w:space="0" w:color="auto"/>
        <w:left w:val="none" w:sz="0" w:space="0" w:color="auto"/>
        <w:bottom w:val="none" w:sz="0" w:space="0" w:color="auto"/>
        <w:right w:val="none" w:sz="0" w:space="0" w:color="auto"/>
      </w:divBdr>
      <w:divsChild>
        <w:div w:id="190729520">
          <w:marLeft w:val="0"/>
          <w:marRight w:val="0"/>
          <w:marTop w:val="0"/>
          <w:marBottom w:val="0"/>
          <w:divBdr>
            <w:top w:val="none" w:sz="0" w:space="0" w:color="auto"/>
            <w:left w:val="none" w:sz="0" w:space="0" w:color="auto"/>
            <w:bottom w:val="none" w:sz="0" w:space="0" w:color="auto"/>
            <w:right w:val="none" w:sz="0" w:space="0" w:color="auto"/>
          </w:divBdr>
        </w:div>
        <w:div w:id="388457960">
          <w:marLeft w:val="0"/>
          <w:marRight w:val="0"/>
          <w:marTop w:val="0"/>
          <w:marBottom w:val="0"/>
          <w:divBdr>
            <w:top w:val="none" w:sz="0" w:space="0" w:color="auto"/>
            <w:left w:val="none" w:sz="0" w:space="0" w:color="auto"/>
            <w:bottom w:val="none" w:sz="0" w:space="0" w:color="auto"/>
            <w:right w:val="none" w:sz="0" w:space="0" w:color="auto"/>
          </w:divBdr>
        </w:div>
        <w:div w:id="532888732">
          <w:marLeft w:val="0"/>
          <w:marRight w:val="0"/>
          <w:marTop w:val="0"/>
          <w:marBottom w:val="0"/>
          <w:divBdr>
            <w:top w:val="none" w:sz="0" w:space="0" w:color="auto"/>
            <w:left w:val="none" w:sz="0" w:space="0" w:color="auto"/>
            <w:bottom w:val="none" w:sz="0" w:space="0" w:color="auto"/>
            <w:right w:val="none" w:sz="0" w:space="0" w:color="auto"/>
          </w:divBdr>
        </w:div>
        <w:div w:id="536940620">
          <w:marLeft w:val="0"/>
          <w:marRight w:val="0"/>
          <w:marTop w:val="0"/>
          <w:marBottom w:val="0"/>
          <w:divBdr>
            <w:top w:val="none" w:sz="0" w:space="0" w:color="auto"/>
            <w:left w:val="none" w:sz="0" w:space="0" w:color="auto"/>
            <w:bottom w:val="none" w:sz="0" w:space="0" w:color="auto"/>
            <w:right w:val="none" w:sz="0" w:space="0" w:color="auto"/>
          </w:divBdr>
        </w:div>
        <w:div w:id="547886356">
          <w:marLeft w:val="0"/>
          <w:marRight w:val="0"/>
          <w:marTop w:val="0"/>
          <w:marBottom w:val="0"/>
          <w:divBdr>
            <w:top w:val="none" w:sz="0" w:space="0" w:color="auto"/>
            <w:left w:val="none" w:sz="0" w:space="0" w:color="auto"/>
            <w:bottom w:val="none" w:sz="0" w:space="0" w:color="auto"/>
            <w:right w:val="none" w:sz="0" w:space="0" w:color="auto"/>
          </w:divBdr>
        </w:div>
        <w:div w:id="723333955">
          <w:marLeft w:val="0"/>
          <w:marRight w:val="0"/>
          <w:marTop w:val="0"/>
          <w:marBottom w:val="0"/>
          <w:divBdr>
            <w:top w:val="none" w:sz="0" w:space="0" w:color="auto"/>
            <w:left w:val="none" w:sz="0" w:space="0" w:color="auto"/>
            <w:bottom w:val="none" w:sz="0" w:space="0" w:color="auto"/>
            <w:right w:val="none" w:sz="0" w:space="0" w:color="auto"/>
          </w:divBdr>
        </w:div>
        <w:div w:id="795415878">
          <w:marLeft w:val="0"/>
          <w:marRight w:val="0"/>
          <w:marTop w:val="0"/>
          <w:marBottom w:val="0"/>
          <w:divBdr>
            <w:top w:val="none" w:sz="0" w:space="0" w:color="auto"/>
            <w:left w:val="none" w:sz="0" w:space="0" w:color="auto"/>
            <w:bottom w:val="none" w:sz="0" w:space="0" w:color="auto"/>
            <w:right w:val="none" w:sz="0" w:space="0" w:color="auto"/>
          </w:divBdr>
        </w:div>
        <w:div w:id="1053502673">
          <w:marLeft w:val="0"/>
          <w:marRight w:val="0"/>
          <w:marTop w:val="0"/>
          <w:marBottom w:val="0"/>
          <w:divBdr>
            <w:top w:val="none" w:sz="0" w:space="0" w:color="auto"/>
            <w:left w:val="none" w:sz="0" w:space="0" w:color="auto"/>
            <w:bottom w:val="none" w:sz="0" w:space="0" w:color="auto"/>
            <w:right w:val="none" w:sz="0" w:space="0" w:color="auto"/>
          </w:divBdr>
        </w:div>
        <w:div w:id="1092433153">
          <w:marLeft w:val="0"/>
          <w:marRight w:val="0"/>
          <w:marTop w:val="0"/>
          <w:marBottom w:val="0"/>
          <w:divBdr>
            <w:top w:val="none" w:sz="0" w:space="0" w:color="auto"/>
            <w:left w:val="none" w:sz="0" w:space="0" w:color="auto"/>
            <w:bottom w:val="none" w:sz="0" w:space="0" w:color="auto"/>
            <w:right w:val="none" w:sz="0" w:space="0" w:color="auto"/>
          </w:divBdr>
        </w:div>
        <w:div w:id="1135175022">
          <w:marLeft w:val="0"/>
          <w:marRight w:val="0"/>
          <w:marTop w:val="0"/>
          <w:marBottom w:val="0"/>
          <w:divBdr>
            <w:top w:val="none" w:sz="0" w:space="0" w:color="auto"/>
            <w:left w:val="none" w:sz="0" w:space="0" w:color="auto"/>
            <w:bottom w:val="none" w:sz="0" w:space="0" w:color="auto"/>
            <w:right w:val="none" w:sz="0" w:space="0" w:color="auto"/>
          </w:divBdr>
        </w:div>
        <w:div w:id="1323461313">
          <w:marLeft w:val="0"/>
          <w:marRight w:val="0"/>
          <w:marTop w:val="0"/>
          <w:marBottom w:val="0"/>
          <w:divBdr>
            <w:top w:val="none" w:sz="0" w:space="0" w:color="auto"/>
            <w:left w:val="none" w:sz="0" w:space="0" w:color="auto"/>
            <w:bottom w:val="none" w:sz="0" w:space="0" w:color="auto"/>
            <w:right w:val="none" w:sz="0" w:space="0" w:color="auto"/>
          </w:divBdr>
        </w:div>
        <w:div w:id="1410615626">
          <w:marLeft w:val="0"/>
          <w:marRight w:val="0"/>
          <w:marTop w:val="0"/>
          <w:marBottom w:val="0"/>
          <w:divBdr>
            <w:top w:val="none" w:sz="0" w:space="0" w:color="auto"/>
            <w:left w:val="none" w:sz="0" w:space="0" w:color="auto"/>
            <w:bottom w:val="none" w:sz="0" w:space="0" w:color="auto"/>
            <w:right w:val="none" w:sz="0" w:space="0" w:color="auto"/>
          </w:divBdr>
        </w:div>
        <w:div w:id="1820226353">
          <w:marLeft w:val="0"/>
          <w:marRight w:val="0"/>
          <w:marTop w:val="0"/>
          <w:marBottom w:val="0"/>
          <w:divBdr>
            <w:top w:val="none" w:sz="0" w:space="0" w:color="auto"/>
            <w:left w:val="none" w:sz="0" w:space="0" w:color="auto"/>
            <w:bottom w:val="none" w:sz="0" w:space="0" w:color="auto"/>
            <w:right w:val="none" w:sz="0" w:space="0" w:color="auto"/>
          </w:divBdr>
        </w:div>
        <w:div w:id="1982996198">
          <w:marLeft w:val="0"/>
          <w:marRight w:val="0"/>
          <w:marTop w:val="0"/>
          <w:marBottom w:val="0"/>
          <w:divBdr>
            <w:top w:val="none" w:sz="0" w:space="0" w:color="auto"/>
            <w:left w:val="none" w:sz="0" w:space="0" w:color="auto"/>
            <w:bottom w:val="none" w:sz="0" w:space="0" w:color="auto"/>
            <w:right w:val="none" w:sz="0" w:space="0" w:color="auto"/>
          </w:divBdr>
        </w:div>
      </w:divsChild>
    </w:div>
    <w:div w:id="862786741">
      <w:bodyDiv w:val="1"/>
      <w:marLeft w:val="0"/>
      <w:marRight w:val="0"/>
      <w:marTop w:val="0"/>
      <w:marBottom w:val="0"/>
      <w:divBdr>
        <w:top w:val="none" w:sz="0" w:space="0" w:color="auto"/>
        <w:left w:val="none" w:sz="0" w:space="0" w:color="auto"/>
        <w:bottom w:val="none" w:sz="0" w:space="0" w:color="auto"/>
        <w:right w:val="none" w:sz="0" w:space="0" w:color="auto"/>
      </w:divBdr>
      <w:divsChild>
        <w:div w:id="41562916">
          <w:marLeft w:val="0"/>
          <w:marRight w:val="0"/>
          <w:marTop w:val="0"/>
          <w:marBottom w:val="0"/>
          <w:divBdr>
            <w:top w:val="none" w:sz="0" w:space="0" w:color="auto"/>
            <w:left w:val="none" w:sz="0" w:space="0" w:color="auto"/>
            <w:bottom w:val="none" w:sz="0" w:space="0" w:color="auto"/>
            <w:right w:val="none" w:sz="0" w:space="0" w:color="auto"/>
          </w:divBdr>
        </w:div>
        <w:div w:id="70130366">
          <w:marLeft w:val="0"/>
          <w:marRight w:val="0"/>
          <w:marTop w:val="0"/>
          <w:marBottom w:val="0"/>
          <w:divBdr>
            <w:top w:val="none" w:sz="0" w:space="0" w:color="auto"/>
            <w:left w:val="none" w:sz="0" w:space="0" w:color="auto"/>
            <w:bottom w:val="none" w:sz="0" w:space="0" w:color="auto"/>
            <w:right w:val="none" w:sz="0" w:space="0" w:color="auto"/>
          </w:divBdr>
        </w:div>
        <w:div w:id="76750273">
          <w:marLeft w:val="0"/>
          <w:marRight w:val="0"/>
          <w:marTop w:val="0"/>
          <w:marBottom w:val="0"/>
          <w:divBdr>
            <w:top w:val="none" w:sz="0" w:space="0" w:color="auto"/>
            <w:left w:val="none" w:sz="0" w:space="0" w:color="auto"/>
            <w:bottom w:val="none" w:sz="0" w:space="0" w:color="auto"/>
            <w:right w:val="none" w:sz="0" w:space="0" w:color="auto"/>
          </w:divBdr>
        </w:div>
        <w:div w:id="82073898">
          <w:marLeft w:val="0"/>
          <w:marRight w:val="0"/>
          <w:marTop w:val="0"/>
          <w:marBottom w:val="0"/>
          <w:divBdr>
            <w:top w:val="none" w:sz="0" w:space="0" w:color="auto"/>
            <w:left w:val="none" w:sz="0" w:space="0" w:color="auto"/>
            <w:bottom w:val="none" w:sz="0" w:space="0" w:color="auto"/>
            <w:right w:val="none" w:sz="0" w:space="0" w:color="auto"/>
          </w:divBdr>
        </w:div>
        <w:div w:id="220213336">
          <w:marLeft w:val="0"/>
          <w:marRight w:val="0"/>
          <w:marTop w:val="0"/>
          <w:marBottom w:val="0"/>
          <w:divBdr>
            <w:top w:val="none" w:sz="0" w:space="0" w:color="auto"/>
            <w:left w:val="none" w:sz="0" w:space="0" w:color="auto"/>
            <w:bottom w:val="none" w:sz="0" w:space="0" w:color="auto"/>
            <w:right w:val="none" w:sz="0" w:space="0" w:color="auto"/>
          </w:divBdr>
        </w:div>
        <w:div w:id="465320159">
          <w:marLeft w:val="0"/>
          <w:marRight w:val="0"/>
          <w:marTop w:val="0"/>
          <w:marBottom w:val="0"/>
          <w:divBdr>
            <w:top w:val="none" w:sz="0" w:space="0" w:color="auto"/>
            <w:left w:val="none" w:sz="0" w:space="0" w:color="auto"/>
            <w:bottom w:val="none" w:sz="0" w:space="0" w:color="auto"/>
            <w:right w:val="none" w:sz="0" w:space="0" w:color="auto"/>
          </w:divBdr>
        </w:div>
        <w:div w:id="536889685">
          <w:marLeft w:val="0"/>
          <w:marRight w:val="0"/>
          <w:marTop w:val="0"/>
          <w:marBottom w:val="0"/>
          <w:divBdr>
            <w:top w:val="none" w:sz="0" w:space="0" w:color="auto"/>
            <w:left w:val="none" w:sz="0" w:space="0" w:color="auto"/>
            <w:bottom w:val="none" w:sz="0" w:space="0" w:color="auto"/>
            <w:right w:val="none" w:sz="0" w:space="0" w:color="auto"/>
          </w:divBdr>
        </w:div>
        <w:div w:id="736899215">
          <w:marLeft w:val="0"/>
          <w:marRight w:val="0"/>
          <w:marTop w:val="0"/>
          <w:marBottom w:val="0"/>
          <w:divBdr>
            <w:top w:val="none" w:sz="0" w:space="0" w:color="auto"/>
            <w:left w:val="none" w:sz="0" w:space="0" w:color="auto"/>
            <w:bottom w:val="none" w:sz="0" w:space="0" w:color="auto"/>
            <w:right w:val="none" w:sz="0" w:space="0" w:color="auto"/>
          </w:divBdr>
        </w:div>
        <w:div w:id="895319903">
          <w:marLeft w:val="0"/>
          <w:marRight w:val="0"/>
          <w:marTop w:val="0"/>
          <w:marBottom w:val="0"/>
          <w:divBdr>
            <w:top w:val="none" w:sz="0" w:space="0" w:color="auto"/>
            <w:left w:val="none" w:sz="0" w:space="0" w:color="auto"/>
            <w:bottom w:val="none" w:sz="0" w:space="0" w:color="auto"/>
            <w:right w:val="none" w:sz="0" w:space="0" w:color="auto"/>
          </w:divBdr>
        </w:div>
        <w:div w:id="931012517">
          <w:marLeft w:val="0"/>
          <w:marRight w:val="0"/>
          <w:marTop w:val="0"/>
          <w:marBottom w:val="0"/>
          <w:divBdr>
            <w:top w:val="none" w:sz="0" w:space="0" w:color="auto"/>
            <w:left w:val="none" w:sz="0" w:space="0" w:color="auto"/>
            <w:bottom w:val="none" w:sz="0" w:space="0" w:color="auto"/>
            <w:right w:val="none" w:sz="0" w:space="0" w:color="auto"/>
          </w:divBdr>
        </w:div>
        <w:div w:id="1022433118">
          <w:marLeft w:val="0"/>
          <w:marRight w:val="0"/>
          <w:marTop w:val="0"/>
          <w:marBottom w:val="0"/>
          <w:divBdr>
            <w:top w:val="none" w:sz="0" w:space="0" w:color="auto"/>
            <w:left w:val="none" w:sz="0" w:space="0" w:color="auto"/>
            <w:bottom w:val="none" w:sz="0" w:space="0" w:color="auto"/>
            <w:right w:val="none" w:sz="0" w:space="0" w:color="auto"/>
          </w:divBdr>
        </w:div>
        <w:div w:id="1172337643">
          <w:marLeft w:val="0"/>
          <w:marRight w:val="0"/>
          <w:marTop w:val="0"/>
          <w:marBottom w:val="0"/>
          <w:divBdr>
            <w:top w:val="none" w:sz="0" w:space="0" w:color="auto"/>
            <w:left w:val="none" w:sz="0" w:space="0" w:color="auto"/>
            <w:bottom w:val="none" w:sz="0" w:space="0" w:color="auto"/>
            <w:right w:val="none" w:sz="0" w:space="0" w:color="auto"/>
          </w:divBdr>
        </w:div>
        <w:div w:id="1284309174">
          <w:marLeft w:val="0"/>
          <w:marRight w:val="0"/>
          <w:marTop w:val="0"/>
          <w:marBottom w:val="0"/>
          <w:divBdr>
            <w:top w:val="none" w:sz="0" w:space="0" w:color="auto"/>
            <w:left w:val="none" w:sz="0" w:space="0" w:color="auto"/>
            <w:bottom w:val="none" w:sz="0" w:space="0" w:color="auto"/>
            <w:right w:val="none" w:sz="0" w:space="0" w:color="auto"/>
          </w:divBdr>
        </w:div>
        <w:div w:id="1384676704">
          <w:marLeft w:val="0"/>
          <w:marRight w:val="0"/>
          <w:marTop w:val="0"/>
          <w:marBottom w:val="0"/>
          <w:divBdr>
            <w:top w:val="none" w:sz="0" w:space="0" w:color="auto"/>
            <w:left w:val="none" w:sz="0" w:space="0" w:color="auto"/>
            <w:bottom w:val="none" w:sz="0" w:space="0" w:color="auto"/>
            <w:right w:val="none" w:sz="0" w:space="0" w:color="auto"/>
          </w:divBdr>
        </w:div>
        <w:div w:id="1577548739">
          <w:marLeft w:val="0"/>
          <w:marRight w:val="0"/>
          <w:marTop w:val="0"/>
          <w:marBottom w:val="0"/>
          <w:divBdr>
            <w:top w:val="none" w:sz="0" w:space="0" w:color="auto"/>
            <w:left w:val="none" w:sz="0" w:space="0" w:color="auto"/>
            <w:bottom w:val="none" w:sz="0" w:space="0" w:color="auto"/>
            <w:right w:val="none" w:sz="0" w:space="0" w:color="auto"/>
          </w:divBdr>
        </w:div>
        <w:div w:id="1659993326">
          <w:marLeft w:val="0"/>
          <w:marRight w:val="0"/>
          <w:marTop w:val="0"/>
          <w:marBottom w:val="0"/>
          <w:divBdr>
            <w:top w:val="none" w:sz="0" w:space="0" w:color="auto"/>
            <w:left w:val="none" w:sz="0" w:space="0" w:color="auto"/>
            <w:bottom w:val="none" w:sz="0" w:space="0" w:color="auto"/>
            <w:right w:val="none" w:sz="0" w:space="0" w:color="auto"/>
          </w:divBdr>
        </w:div>
        <w:div w:id="1742100281">
          <w:marLeft w:val="0"/>
          <w:marRight w:val="0"/>
          <w:marTop w:val="0"/>
          <w:marBottom w:val="0"/>
          <w:divBdr>
            <w:top w:val="none" w:sz="0" w:space="0" w:color="auto"/>
            <w:left w:val="none" w:sz="0" w:space="0" w:color="auto"/>
            <w:bottom w:val="none" w:sz="0" w:space="0" w:color="auto"/>
            <w:right w:val="none" w:sz="0" w:space="0" w:color="auto"/>
          </w:divBdr>
        </w:div>
        <w:div w:id="1747532133">
          <w:marLeft w:val="0"/>
          <w:marRight w:val="0"/>
          <w:marTop w:val="0"/>
          <w:marBottom w:val="0"/>
          <w:divBdr>
            <w:top w:val="none" w:sz="0" w:space="0" w:color="auto"/>
            <w:left w:val="none" w:sz="0" w:space="0" w:color="auto"/>
            <w:bottom w:val="none" w:sz="0" w:space="0" w:color="auto"/>
            <w:right w:val="none" w:sz="0" w:space="0" w:color="auto"/>
          </w:divBdr>
        </w:div>
        <w:div w:id="1881042298">
          <w:marLeft w:val="0"/>
          <w:marRight w:val="0"/>
          <w:marTop w:val="0"/>
          <w:marBottom w:val="0"/>
          <w:divBdr>
            <w:top w:val="none" w:sz="0" w:space="0" w:color="auto"/>
            <w:left w:val="none" w:sz="0" w:space="0" w:color="auto"/>
            <w:bottom w:val="none" w:sz="0" w:space="0" w:color="auto"/>
            <w:right w:val="none" w:sz="0" w:space="0" w:color="auto"/>
          </w:divBdr>
        </w:div>
        <w:div w:id="1988851323">
          <w:marLeft w:val="0"/>
          <w:marRight w:val="0"/>
          <w:marTop w:val="0"/>
          <w:marBottom w:val="0"/>
          <w:divBdr>
            <w:top w:val="none" w:sz="0" w:space="0" w:color="auto"/>
            <w:left w:val="none" w:sz="0" w:space="0" w:color="auto"/>
            <w:bottom w:val="none" w:sz="0" w:space="0" w:color="auto"/>
            <w:right w:val="none" w:sz="0" w:space="0" w:color="auto"/>
          </w:divBdr>
        </w:div>
        <w:div w:id="1988851943">
          <w:marLeft w:val="0"/>
          <w:marRight w:val="0"/>
          <w:marTop w:val="0"/>
          <w:marBottom w:val="0"/>
          <w:divBdr>
            <w:top w:val="none" w:sz="0" w:space="0" w:color="auto"/>
            <w:left w:val="none" w:sz="0" w:space="0" w:color="auto"/>
            <w:bottom w:val="none" w:sz="0" w:space="0" w:color="auto"/>
            <w:right w:val="none" w:sz="0" w:space="0" w:color="auto"/>
          </w:divBdr>
        </w:div>
      </w:divsChild>
    </w:div>
    <w:div w:id="873733213">
      <w:bodyDiv w:val="1"/>
      <w:marLeft w:val="0"/>
      <w:marRight w:val="0"/>
      <w:marTop w:val="0"/>
      <w:marBottom w:val="0"/>
      <w:divBdr>
        <w:top w:val="none" w:sz="0" w:space="0" w:color="auto"/>
        <w:left w:val="none" w:sz="0" w:space="0" w:color="auto"/>
        <w:bottom w:val="none" w:sz="0" w:space="0" w:color="auto"/>
        <w:right w:val="none" w:sz="0" w:space="0" w:color="auto"/>
      </w:divBdr>
    </w:div>
    <w:div w:id="1485002043">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11.jpe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B52DF0D0999164786DB96F503553213" ma:contentTypeVersion="2" ma:contentTypeDescription="Create a new document." ma:contentTypeScope="" ma:versionID="4e35b31412d2ce021fa5de101846f28a">
  <xsd:schema xmlns:xsd="http://www.w3.org/2001/XMLSchema" xmlns:xs="http://www.w3.org/2001/XMLSchema" xmlns:p="http://schemas.microsoft.com/office/2006/metadata/properties" xmlns:ns3="07991c94-bd80-46d3-ad81-ca3da29ae616" targetNamespace="http://schemas.microsoft.com/office/2006/metadata/properties" ma:root="true" ma:fieldsID="31c6bbad514f9bdd86a43f50132821f0" ns3:_="">
    <xsd:import namespace="07991c94-bd80-46d3-ad81-ca3da29ae616"/>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991c94-bd80-46d3-ad81-ca3da29ae6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875D11-9C00-4801-842D-69D86FA2CE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7991c94-bd80-46d3-ad81-ca3da29ae6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BAA9D45-DD99-4F26-B40B-B8C2B0C59D61}">
  <ds:schemaRefs>
    <ds:schemaRef ds:uri="http://schemas.microsoft.com/sharepoint/v3/contenttype/forms"/>
  </ds:schemaRefs>
</ds:datastoreItem>
</file>

<file path=customXml/itemProps3.xml><?xml version="1.0" encoding="utf-8"?>
<ds:datastoreItem xmlns:ds="http://schemas.openxmlformats.org/officeDocument/2006/customXml" ds:itemID="{0E16DDE3-91B9-4DEF-84FE-025192D4F011}">
  <ds:schemaRefs>
    <ds:schemaRef ds:uri="http://purl.org/dc/dcmitype/"/>
    <ds:schemaRef ds:uri="http://schemas.microsoft.com/office/2006/documentManagement/types"/>
    <ds:schemaRef ds:uri="http://purl.org/dc/elements/1.1/"/>
    <ds:schemaRef ds:uri="http://schemas.openxmlformats.org/package/2006/metadata/core-properties"/>
    <ds:schemaRef ds:uri="http://www.w3.org/XML/1998/namespace"/>
    <ds:schemaRef ds:uri="07991c94-bd80-46d3-ad81-ca3da29ae616"/>
    <ds:schemaRef ds:uri="http://purl.org/dc/term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0B943BA-94D6-4FBF-9DFF-DD1093D3B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7</TotalTime>
  <Pages>5</Pages>
  <Words>1667</Words>
  <Characters>9507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11152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Aaron Tobias</dc:creator>
  <cp:keywords/>
  <cp:lastModifiedBy>Jaret Varn</cp:lastModifiedBy>
  <cp:revision>2</cp:revision>
  <cp:lastPrinted>2019-12-07T05:05:00Z</cp:lastPrinted>
  <dcterms:created xsi:type="dcterms:W3CDTF">2019-12-07T05:12:00Z</dcterms:created>
  <dcterms:modified xsi:type="dcterms:W3CDTF">2019-12-07T05:12:00Z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0x0101002B52DF0D0999164786DB96F503553213</vt:lpwstr>
  </property>
</Properties>
</file>